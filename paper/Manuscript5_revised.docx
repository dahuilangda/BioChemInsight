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w16du="http://schemas.microsoft.com/office/word/2023/wordml/word16du" mc:Ignorable="w14 w15 wp14">
  <w:body>
    <w:p w14:paraId="5AC6463A">
      <w:pPr>
        <w:ind w:firstLine="0" w:firstLineChars="0"/>
        <w:rPr>
          <w:rFonts w:eastAsia="宋体" w:cs="Times New Roman"/>
          <w:b/>
          <w:szCs w:val="24"/>
        </w:rPr>
      </w:pPr>
      <w:bookmarkStart w:id="0" w:name="OLE_LINK52"/>
      <w:bookmarkStart w:id="1" w:name="OLE_LINK53"/>
      <w:bookmarkStart w:id="2" w:name="_Hlk154250894"/>
      <w:bookmarkStart w:id="3" w:name="_Hlk152576489"/>
      <w:r>
        <w:rPr>
          <w:rFonts w:hint="eastAsia" w:eastAsia="宋体" w:cs="Times New Roman"/>
          <w:b/>
          <w:szCs w:val="24"/>
        </w:rPr>
        <w:t>BioChemInsight: An Online Platform for Automated Extraction of Chemical Structures and Activity Data from Patents</w:t>
      </w:r>
    </w:p>
    <w:bookmarkEnd w:id="0"/>
    <w:bookmarkEnd w:id="1"/>
    <w:p w14:paraId="34BD3718">
      <w:pPr>
        <w:ind w:firstLine="0" w:firstLineChars="0"/>
        <w:rPr>
          <w:rFonts w:eastAsia="宋体" w:cs="Times New Roman"/>
          <w:szCs w:val="24"/>
        </w:rPr>
      </w:pPr>
      <w:r>
        <w:rPr>
          <w:rFonts w:eastAsia="宋体" w:cs="Times New Roman"/>
          <w:szCs w:val="24"/>
        </w:rPr>
        <w:t>Zhe Wang</w:t>
      </w:r>
      <w:bookmarkEnd w:id="2"/>
      <w:r>
        <w:rPr>
          <w:rFonts w:ascii="Times" w:hAnsi="Times" w:cs="Times New Roman"/>
          <w:i/>
          <w:szCs w:val="20"/>
          <w:vertAlign w:val="superscript"/>
          <w:lang w:eastAsia="en-US"/>
        </w:rPr>
        <w:t>†</w:t>
      </w:r>
      <w:r>
        <w:rPr>
          <w:rFonts w:eastAsia="宋体" w:cs="Times New Roman"/>
          <w:szCs w:val="24"/>
          <w:vertAlign w:val="superscript"/>
        </w:rPr>
        <w:t>1,2</w:t>
      </w:r>
      <w:r>
        <w:rPr>
          <w:rFonts w:eastAsia="宋体" w:cs="Times New Roman"/>
          <w:szCs w:val="24"/>
        </w:rPr>
        <w:t>, Fangtian Fu</w:t>
      </w:r>
      <w:r>
        <w:rPr>
          <w:rFonts w:ascii="Times" w:hAnsi="Times" w:cs="Times New Roman"/>
          <w:i/>
          <w:szCs w:val="20"/>
          <w:vertAlign w:val="superscript"/>
          <w:lang w:eastAsia="en-US"/>
        </w:rPr>
        <w:t>†</w:t>
      </w:r>
      <w:r>
        <w:rPr>
          <w:rFonts w:eastAsia="宋体" w:cs="Times New Roman"/>
          <w:szCs w:val="24"/>
          <w:vertAlign w:val="superscript"/>
        </w:rPr>
        <w:t>3</w:t>
      </w:r>
      <w:r>
        <w:rPr>
          <w:rFonts w:eastAsia="宋体" w:cs="Times New Roman"/>
          <w:szCs w:val="24"/>
        </w:rPr>
        <w:t>, Wei Zhang</w:t>
      </w:r>
      <w:r>
        <w:rPr>
          <w:rFonts w:ascii="Times" w:hAnsi="Times" w:cs="Times New Roman"/>
          <w:i/>
          <w:szCs w:val="20"/>
          <w:vertAlign w:val="superscript"/>
          <w:lang w:eastAsia="en-US"/>
        </w:rPr>
        <w:t>†</w:t>
      </w:r>
      <w:r>
        <w:rPr>
          <w:rFonts w:eastAsia="宋体" w:cs="Times New Roman"/>
          <w:szCs w:val="24"/>
          <w:vertAlign w:val="superscript"/>
        </w:rPr>
        <w:t>1,3</w:t>
      </w:r>
      <w:r>
        <w:rPr>
          <w:rFonts w:eastAsia="宋体" w:cs="Times New Roman"/>
          <w:szCs w:val="24"/>
        </w:rPr>
        <w:t>, Lige Yan</w:t>
      </w:r>
      <w:r>
        <w:rPr>
          <w:rFonts w:eastAsia="宋体" w:cs="Times New Roman"/>
          <w:szCs w:val="24"/>
          <w:vertAlign w:val="superscript"/>
        </w:rPr>
        <w:t>4</w:t>
      </w:r>
      <w:r>
        <w:rPr>
          <w:rFonts w:eastAsia="宋体" w:cs="Times New Roman"/>
          <w:szCs w:val="24"/>
        </w:rPr>
        <w:t xml:space="preserve">, </w:t>
      </w:r>
      <w:r>
        <w:rPr>
          <w:rFonts w:hint="eastAsia" w:eastAsia="宋体" w:cs="Times New Roman"/>
          <w:szCs w:val="24"/>
        </w:rPr>
        <w:t>Nan</w:t>
      </w:r>
      <w:r>
        <w:rPr>
          <w:rFonts w:eastAsia="宋体" w:cs="Times New Roman"/>
          <w:szCs w:val="24"/>
        </w:rPr>
        <w:t xml:space="preserve"> </w:t>
      </w:r>
      <w:r>
        <w:rPr>
          <w:rFonts w:hint="eastAsia" w:eastAsia="宋体" w:cs="Times New Roman"/>
          <w:szCs w:val="24"/>
        </w:rPr>
        <w:t>Li</w:t>
      </w:r>
      <w:r>
        <w:rPr>
          <w:rFonts w:eastAsia="宋体" w:cs="Times New Roman"/>
          <w:szCs w:val="24"/>
          <w:vertAlign w:val="superscript"/>
        </w:rPr>
        <w:t>4</w:t>
      </w:r>
      <w:r>
        <w:rPr>
          <w:rFonts w:eastAsia="宋体" w:cs="Times New Roman"/>
          <w:szCs w:val="24"/>
        </w:rPr>
        <w:t>,</w:t>
      </w:r>
      <w:r>
        <w:rPr>
          <w:rFonts w:hint="eastAsia" w:eastAsia="宋体" w:cs="Times New Roman"/>
          <w:szCs w:val="24"/>
        </w:rPr>
        <w:t xml:space="preserve"> Wenxia</w:t>
      </w:r>
      <w:r>
        <w:rPr>
          <w:rFonts w:eastAsia="宋体" w:cs="Times New Roman"/>
          <w:szCs w:val="24"/>
        </w:rPr>
        <w:t xml:space="preserve"> </w:t>
      </w:r>
      <w:r>
        <w:rPr>
          <w:rFonts w:hint="eastAsia" w:eastAsia="宋体" w:cs="Times New Roman"/>
          <w:szCs w:val="24"/>
        </w:rPr>
        <w:t>Deng</w:t>
      </w:r>
      <w:r>
        <w:rPr>
          <w:rFonts w:eastAsia="宋体" w:cs="Times New Roman"/>
          <w:szCs w:val="24"/>
          <w:vertAlign w:val="superscript"/>
        </w:rPr>
        <w:t>4</w:t>
      </w:r>
      <w:r>
        <w:rPr>
          <w:rFonts w:eastAsia="宋体" w:cs="Times New Roman"/>
          <w:szCs w:val="24"/>
        </w:rPr>
        <w:t>,</w:t>
      </w:r>
      <w:r>
        <w:rPr>
          <w:rFonts w:hint="eastAsia" w:eastAsia="宋体" w:cs="Times New Roman"/>
          <w:szCs w:val="24"/>
        </w:rPr>
        <w:t xml:space="preserve"> </w:t>
      </w:r>
      <w:r>
        <w:rPr>
          <w:rFonts w:eastAsia="宋体" w:cs="Times New Roman"/>
          <w:szCs w:val="24"/>
        </w:rPr>
        <w:t>Yan Meng</w:t>
      </w:r>
      <w:r>
        <w:rPr>
          <w:rFonts w:eastAsia="宋体" w:cs="Times New Roman"/>
          <w:szCs w:val="24"/>
          <w:vertAlign w:val="superscript"/>
        </w:rPr>
        <w:t>1</w:t>
      </w:r>
      <w:r>
        <w:rPr>
          <w:rFonts w:eastAsia="宋体" w:cs="Times New Roman"/>
          <w:szCs w:val="24"/>
        </w:rPr>
        <w:t>, Jianping Wu</w:t>
      </w:r>
      <w:r>
        <w:rPr>
          <w:rFonts w:eastAsia="宋体" w:cs="Times New Roman"/>
          <w:szCs w:val="24"/>
          <w:vertAlign w:val="superscript"/>
        </w:rPr>
        <w:t>1,</w:t>
      </w:r>
      <w:r>
        <w:rPr>
          <w:rFonts w:hint="eastAsia" w:eastAsia="宋体" w:cs="Times New Roman"/>
          <w:szCs w:val="24"/>
          <w:vertAlign w:val="superscript"/>
          <w:lang w:val="en-US" w:eastAsia="zh-CN"/>
        </w:rPr>
        <w:t>5</w:t>
      </w:r>
      <w:r>
        <w:rPr>
          <w:rFonts w:eastAsia="宋体" w:cs="Times New Roman"/>
          <w:szCs w:val="24"/>
        </w:rPr>
        <w:t xml:space="preserve">, </w:t>
      </w:r>
      <w:bookmarkStart w:id="4" w:name="OLE_LINK24"/>
      <w:bookmarkStart w:id="5" w:name="OLE_LINK25"/>
      <w:r>
        <w:rPr>
          <w:rFonts w:hint="eastAsia" w:eastAsia="宋体" w:cs="Times New Roman"/>
          <w:szCs w:val="24"/>
        </w:rPr>
        <w:t>Hui Wu</w:t>
      </w:r>
      <w:r>
        <w:rPr>
          <w:rFonts w:hint="eastAsia" w:eastAsia="宋体" w:cs="Times New Roman"/>
          <w:szCs w:val="24"/>
          <w:vertAlign w:val="superscript"/>
          <w:lang w:val="en-US" w:eastAsia="zh-CN"/>
        </w:rPr>
        <w:t>2</w:t>
      </w:r>
      <w:r>
        <w:rPr>
          <w:rFonts w:eastAsia="宋体" w:cs="Times New Roman"/>
          <w:szCs w:val="24"/>
        </w:rPr>
        <w:t xml:space="preserve">, </w:t>
      </w:r>
      <w:bookmarkEnd w:id="4"/>
      <w:bookmarkEnd w:id="5"/>
      <w:r>
        <w:rPr>
          <w:rFonts w:eastAsia="宋体" w:cs="Times New Roman"/>
          <w:szCs w:val="24"/>
        </w:rPr>
        <w:t>Wenting</w:t>
      </w:r>
      <w:r>
        <w:rPr>
          <w:rFonts w:hint="eastAsia" w:eastAsia="宋体" w:cs="Times New Roman"/>
          <w:szCs w:val="24"/>
        </w:rPr>
        <w:t xml:space="preserve"> Wu</w:t>
      </w:r>
      <w:r>
        <w:rPr>
          <w:rFonts w:eastAsia="宋体" w:cs="Times New Roman"/>
          <w:szCs w:val="24"/>
          <w:vertAlign w:val="superscript"/>
        </w:rPr>
        <w:t>6</w:t>
      </w:r>
      <w:r>
        <w:rPr>
          <w:rFonts w:eastAsia="宋体" w:cs="Times New Roman"/>
          <w:szCs w:val="24"/>
        </w:rPr>
        <w:t>, Gang Xu</w:t>
      </w:r>
      <w:r>
        <w:rPr>
          <w:rFonts w:eastAsia="宋体" w:cs="Times New Roman"/>
          <w:szCs w:val="24"/>
          <w:vertAlign w:val="superscript"/>
        </w:rPr>
        <w:t>*1</w:t>
      </w:r>
      <w:r>
        <w:rPr>
          <w:rFonts w:eastAsia="宋体" w:cs="Times New Roman"/>
          <w:szCs w:val="24"/>
        </w:rPr>
        <w:t>, Xiang Li*</w:t>
      </w:r>
      <w:r>
        <w:rPr>
          <w:rFonts w:eastAsia="宋体" w:cs="Times New Roman"/>
          <w:szCs w:val="24"/>
          <w:vertAlign w:val="superscript"/>
        </w:rPr>
        <w:t>7</w:t>
      </w:r>
      <w:r>
        <w:rPr>
          <w:rFonts w:eastAsia="宋体" w:cs="Times New Roman"/>
          <w:szCs w:val="24"/>
        </w:rPr>
        <w:t>, Si Chen*</w:t>
      </w:r>
      <w:r>
        <w:rPr>
          <w:rFonts w:eastAsia="宋体" w:cs="Times New Roman"/>
          <w:szCs w:val="24"/>
          <w:vertAlign w:val="superscript"/>
        </w:rPr>
        <w:t>4</w:t>
      </w:r>
    </w:p>
    <w:bookmarkEnd w:id="3"/>
    <w:p w14:paraId="1D29B50D">
      <w:pPr>
        <w:ind w:firstLine="0" w:firstLineChars="0"/>
        <w:rPr>
          <w:rFonts w:eastAsia="宋体" w:cs="Times New Roman"/>
          <w:szCs w:val="24"/>
        </w:rPr>
      </w:pPr>
      <w:r>
        <w:rPr>
          <w:rFonts w:eastAsia="宋体" w:cs="Times New Roman"/>
          <w:szCs w:val="24"/>
          <w:vertAlign w:val="superscript"/>
        </w:rPr>
        <w:t>1</w:t>
      </w:r>
      <w:r>
        <w:rPr>
          <w:rFonts w:eastAsia="宋体" w:cs="Times New Roman"/>
          <w:szCs w:val="24"/>
        </w:rPr>
        <w:t>Institute of Bioengineering, College of Chemical and Biological Engineering, Zhejiang University, Hangzhou, China</w:t>
      </w:r>
    </w:p>
    <w:p w14:paraId="063504EB">
      <w:pPr>
        <w:ind w:firstLine="0" w:firstLineChars="0"/>
        <w:rPr>
          <w:rFonts w:hint="eastAsia" w:eastAsia="宋体" w:cs="Times New Roman"/>
          <w:szCs w:val="24"/>
          <w:highlight w:val="none"/>
        </w:rPr>
      </w:pPr>
      <w:r>
        <w:rPr>
          <w:rFonts w:eastAsia="宋体" w:cs="Times New Roman"/>
          <w:szCs w:val="24"/>
          <w:vertAlign w:val="superscript"/>
        </w:rPr>
        <w:t>2</w:t>
      </w:r>
      <w:r>
        <w:rPr>
          <w:rFonts w:eastAsia="宋体" w:cs="Times New Roman"/>
          <w:szCs w:val="24"/>
        </w:rPr>
        <w:t>H</w:t>
      </w:r>
      <w:r>
        <w:rPr>
          <w:rFonts w:eastAsia="宋体" w:cs="Times New Roman"/>
          <w:szCs w:val="24"/>
          <w:highlight w:val="none"/>
        </w:rPr>
        <w:t>uadong Medicine Co., Ltd., 866 Moganshan Road, Hangzhou 310011, China</w:t>
      </w:r>
    </w:p>
    <w:p w14:paraId="6D9CECAC">
      <w:pPr>
        <w:ind w:firstLine="0" w:firstLineChars="0"/>
        <w:rPr>
          <w:rFonts w:eastAsia="宋体" w:cs="Times New Roman"/>
          <w:szCs w:val="24"/>
          <w:highlight w:val="none"/>
        </w:rPr>
      </w:pPr>
      <w:r>
        <w:rPr>
          <w:rFonts w:eastAsia="宋体" w:cs="Times New Roman"/>
          <w:szCs w:val="24"/>
          <w:highlight w:val="none"/>
          <w:vertAlign w:val="superscript"/>
        </w:rPr>
        <w:t>3</w:t>
      </w:r>
      <w:r>
        <w:rPr>
          <w:rFonts w:eastAsia="宋体" w:cs="Times New Roman"/>
          <w:szCs w:val="24"/>
          <w:highlight w:val="none"/>
        </w:rPr>
        <w:t>Hangzhou VicrobX Biotech Co., Ltd., Hangzhou, China</w:t>
      </w:r>
    </w:p>
    <w:p w14:paraId="7D3AC6ED">
      <w:pPr>
        <w:ind w:firstLine="0" w:firstLineChars="0"/>
        <w:rPr>
          <w:rFonts w:hint="eastAsia" w:eastAsia="宋体" w:cs="Times New Roman"/>
          <w:szCs w:val="24"/>
          <w:highlight w:val="none"/>
        </w:rPr>
      </w:pPr>
      <w:r>
        <w:rPr>
          <w:rFonts w:eastAsia="宋体" w:cs="Times New Roman"/>
          <w:szCs w:val="24"/>
          <w:highlight w:val="none"/>
          <w:vertAlign w:val="superscript"/>
        </w:rPr>
        <w:t>4</w:t>
      </w:r>
      <w:r>
        <w:rPr>
          <w:rFonts w:eastAsia="宋体" w:cs="Times New Roman"/>
          <w:szCs w:val="24"/>
          <w:highlight w:val="none"/>
        </w:rPr>
        <w:t>School of Medicine, Shanghai University, Shanghai, China</w:t>
      </w:r>
    </w:p>
    <w:p w14:paraId="52B5D782">
      <w:pPr>
        <w:ind w:firstLine="0" w:firstLineChars="0"/>
        <w:rPr>
          <w:rFonts w:eastAsia="宋体" w:cs="Times New Roman"/>
          <w:szCs w:val="24"/>
          <w:highlight w:val="none"/>
        </w:rPr>
      </w:pPr>
      <w:bookmarkStart w:id="6" w:name="OLE_LINK31"/>
      <w:bookmarkStart w:id="7" w:name="OLE_LINK30"/>
      <w:r>
        <w:rPr>
          <w:rFonts w:eastAsia="宋体" w:cs="Times New Roman"/>
          <w:szCs w:val="24"/>
          <w:highlight w:val="none"/>
          <w:vertAlign w:val="superscript"/>
        </w:rPr>
        <w:t>5</w:t>
      </w:r>
      <w:bookmarkEnd w:id="6"/>
      <w:bookmarkEnd w:id="7"/>
      <w:r>
        <w:rPr>
          <w:rFonts w:eastAsia="宋体" w:cs="Times New Roman"/>
          <w:szCs w:val="24"/>
          <w:highlight w:val="none"/>
        </w:rPr>
        <w:t>ZJU-Hangzhou Global Scientific and Technological Innovation Center, Hangzhou, China</w:t>
      </w:r>
    </w:p>
    <w:p w14:paraId="5681B213">
      <w:pPr>
        <w:ind w:firstLine="0" w:firstLineChars="0"/>
        <w:rPr>
          <w:rFonts w:hint="eastAsia" w:eastAsia="宋体" w:cs="Times New Roman"/>
          <w:szCs w:val="24"/>
          <w:highlight w:val="none"/>
        </w:rPr>
      </w:pPr>
      <w:r>
        <w:rPr>
          <w:rFonts w:eastAsia="宋体" w:cs="Times New Roman"/>
          <w:szCs w:val="24"/>
          <w:highlight w:val="none"/>
          <w:vertAlign w:val="superscript"/>
        </w:rPr>
        <w:t>6</w:t>
      </w:r>
      <w:r>
        <w:rPr>
          <w:rFonts w:eastAsia="宋体" w:cs="Times New Roman"/>
          <w:szCs w:val="24"/>
          <w:highlight w:val="none"/>
        </w:rPr>
        <w:t>Key Laboratory of Modern Chinese Medicine Preparations Ministry of Education, Jiangxi University of Chinese Medicine, Nanchang, Jiangxi, China</w:t>
      </w:r>
    </w:p>
    <w:p w14:paraId="609787C8">
      <w:pPr>
        <w:ind w:firstLine="0" w:firstLineChars="0"/>
        <w:rPr>
          <w:rFonts w:hint="eastAsia" w:eastAsia="宋体" w:cs="Times New Roman"/>
          <w:szCs w:val="24"/>
        </w:rPr>
      </w:pPr>
      <w:r>
        <w:rPr>
          <w:rFonts w:eastAsia="宋体" w:cs="Times New Roman"/>
          <w:szCs w:val="24"/>
          <w:vertAlign w:val="superscript"/>
        </w:rPr>
        <w:t>7</w:t>
      </w:r>
      <w:r>
        <w:rPr>
          <w:rFonts w:eastAsia="宋体" w:cs="Times New Roman"/>
          <w:szCs w:val="24"/>
        </w:rPr>
        <w:t>School of Pharmacy, Second Military Medical University, Shanghai 200433, China</w:t>
      </w:r>
    </w:p>
    <w:p w14:paraId="7CCF9DA5">
      <w:pPr>
        <w:ind w:firstLine="0" w:firstLineChars="0"/>
        <w:rPr>
          <w:rFonts w:eastAsia="宋体" w:cs="Times New Roman"/>
          <w:szCs w:val="24"/>
        </w:rPr>
      </w:pPr>
    </w:p>
    <w:p w14:paraId="3047E515">
      <w:pPr>
        <w:ind w:firstLine="0" w:firstLineChars="0"/>
        <w:rPr>
          <w:rFonts w:eastAsia="宋体" w:cs="Times New Roman"/>
          <w:szCs w:val="24"/>
        </w:rPr>
      </w:pPr>
      <w:r>
        <w:rPr>
          <w:rFonts w:eastAsia="宋体" w:cs="Times New Roman"/>
          <w:szCs w:val="24"/>
        </w:rPr>
        <w:t xml:space="preserve">*Please address correspondence to Dr. Si Chen at </w:t>
      </w:r>
      <w:r>
        <w:fldChar w:fldCharType="begin"/>
      </w:r>
      <w:r>
        <w:instrText xml:space="preserve"> HYPERLINK "mailto:caroline-sisi-chen@hotmail.com" </w:instrText>
      </w:r>
      <w:r>
        <w:fldChar w:fldCharType="separate"/>
      </w:r>
      <w:r>
        <w:rPr>
          <w:rStyle w:val="14"/>
          <w:rFonts w:eastAsia="宋体" w:cs="Times New Roman"/>
          <w:szCs w:val="24"/>
        </w:rPr>
        <w:t>caroline-sisi-chen@hotmail.com</w:t>
      </w:r>
      <w:r>
        <w:rPr>
          <w:rStyle w:val="14"/>
          <w:rFonts w:eastAsia="宋体" w:cs="Times New Roman"/>
          <w:szCs w:val="24"/>
        </w:rPr>
        <w:fldChar w:fldCharType="end"/>
      </w:r>
      <w:r>
        <w:rPr>
          <w:rFonts w:hint="eastAsia" w:eastAsia="宋体" w:cs="Times New Roman"/>
          <w:szCs w:val="24"/>
          <w:lang w:val="en-US" w:eastAsia="zh-CN"/>
        </w:rPr>
        <w:t xml:space="preserve">, Dr. Xiang Li at </w:t>
      </w:r>
      <w:r>
        <w:rPr>
          <w:rFonts w:hint="eastAsia" w:eastAsia="宋体" w:cs="Times New Roman"/>
          <w:szCs w:val="24"/>
          <w:lang w:val="en-US" w:eastAsia="zh-CN"/>
        </w:rPr>
        <w:fldChar w:fldCharType="begin"/>
      </w:r>
      <w:r>
        <w:rPr>
          <w:rFonts w:hint="eastAsia" w:eastAsia="宋体" w:cs="Times New Roman"/>
          <w:szCs w:val="24"/>
          <w:lang w:val="en-US" w:eastAsia="zh-CN"/>
        </w:rPr>
        <w:instrText xml:space="preserve"> HYPERLINK "mailto:xiangli@smmu.edu.cn" </w:instrText>
      </w:r>
      <w:r>
        <w:rPr>
          <w:rFonts w:hint="eastAsia" w:eastAsia="宋体" w:cs="Times New Roman"/>
          <w:szCs w:val="24"/>
          <w:lang w:val="en-US" w:eastAsia="zh-CN"/>
        </w:rPr>
        <w:fldChar w:fldCharType="separate"/>
      </w:r>
      <w:r>
        <w:rPr>
          <w:rStyle w:val="14"/>
          <w:rFonts w:hint="eastAsia" w:eastAsia="宋体" w:cs="Times New Roman"/>
          <w:szCs w:val="24"/>
          <w:lang w:val="en-US" w:eastAsia="zh-CN"/>
        </w:rPr>
        <w:t>xiangli@smmu.edu.cn</w:t>
      </w:r>
      <w:r>
        <w:rPr>
          <w:rFonts w:hint="eastAsia" w:eastAsia="宋体" w:cs="Times New Roman"/>
          <w:szCs w:val="24"/>
          <w:lang w:val="en-US" w:eastAsia="zh-CN"/>
        </w:rPr>
        <w:fldChar w:fldCharType="end"/>
      </w:r>
      <w:r>
        <w:rPr>
          <w:rFonts w:hint="eastAsia" w:eastAsia="宋体" w:cs="Times New Roman"/>
          <w:szCs w:val="24"/>
          <w:lang w:val="en-US" w:eastAsia="zh-CN"/>
        </w:rPr>
        <w:t xml:space="preserve"> </w:t>
      </w:r>
      <w:r>
        <w:rPr>
          <w:rFonts w:eastAsia="宋体" w:cs="Times New Roman"/>
          <w:szCs w:val="24"/>
        </w:rPr>
        <w:t>and Dr. Gang Xu at xugang_1030@zju.edu.cn</w:t>
      </w:r>
    </w:p>
    <w:p w14:paraId="38F4F4D8">
      <w:pPr>
        <w:ind w:firstLine="480"/>
        <w:rPr>
          <w:rFonts w:eastAsia="宋体" w:cs="Times New Roman"/>
          <w:szCs w:val="24"/>
        </w:rPr>
      </w:pPr>
    </w:p>
    <w:p w14:paraId="681B6346">
      <w:pPr>
        <w:ind w:firstLine="0" w:firstLineChars="0"/>
        <w:rPr>
          <w:rFonts w:eastAsia="宋体" w:cs="Times New Roman"/>
          <w:szCs w:val="24"/>
        </w:rPr>
      </w:pPr>
      <w:r>
        <w:rPr>
          <w:rFonts w:eastAsia="宋体" w:cs="Times New Roman"/>
          <w:b/>
          <w:szCs w:val="24"/>
        </w:rPr>
        <w:t>Abstract</w:t>
      </w:r>
    </w:p>
    <w:p w14:paraId="32F98D4E">
      <w:pPr>
        <w:spacing w:line="480" w:lineRule="auto"/>
        <w:ind w:firstLine="0" w:firstLineChars="0"/>
        <w:rPr>
          <w:rFonts w:eastAsia="宋体" w:cs="Times New Roman"/>
          <w:szCs w:val="24"/>
        </w:rPr>
      </w:pPr>
      <w:del w:id="9048" w:author="王哲" w:date="2026-08-26T00:00:00Z">
        <w:r w:rsidR="88E52ED6">
          <w:rPr>
            <w:rFonts w:eastAsia="宋体" w:cs="Times New Roman"/>
            <w:szCs w:val="24"/>
          </w:rPr>
          <w:delText xml:space="preserve">The automated extraction of chemical structures and their corresponding bioactivity data is essential for accelerating drug discovery and enabling data-driven research. Current optical chemical structure recognition tools lack the capability to autonomously link molecular structures with their bioactivity profiles, posing a significant bottleneck in structure-activity relationship analysis. To address this, we present BioChemInsight, an open-source pipeline that integrates DECIMER Segmentation with </w:delText>
        </w:r>
      </w:del>
      <w:del w:id="0" w:author="王哲" w:date="2026-08-11T13:59:16Z" w16du:dateUtc="2026-08-11T13:59:16Z">
        <w:r w:rsidDel="88E52ED6">
          <w:rPr>
            <w:rFonts w:eastAsia="宋体" w:cs="Times New Roman"/>
            <w:szCs w:val="24"/>
          </w:rPr>
          <w:delText xml:space="preserve">MolNexTR for chemical structure recognition, GLM-4.5V for compound identifier association</w:delText>
        </w:r>
      </w:del>
      <w:ins w:id="1" w:author="王哲" w:date="2026-08-11T13:59:16Z" w16du:dateUtc="2026-08-11T13:59:16Z">
        <w:del w:id="9049" w:author="王哲" w:date="2026-08-26T00:00:00Z">
          <w:r w:rsidR="88E52ED6">
            <w:rPr>
              <w:rFonts w:eastAsia="宋体" w:cs="Times New Roman"/>
              <w:szCs w:val="24"/>
            </w:rPr>
            <w:delText xml:space="preserve">a Mixture-of-Experts extension of MolNexTR for chemical structure recognition—including Markush scaffold and fragment handling—and GLM-4.5V for compound identifier association and confidence-driven visual verification</w:delText>
          </w:r>
        </w:del>
      </w:ins>
      <w:del w:id="9050" w:author="王哲" w:date="2026-08-26T00:00:00Z">
        <w:r w:rsidR="88E52ED6">
          <w:rPr>
            <w:rFonts w:eastAsia="宋体" w:cs="Times New Roman"/>
            <w:szCs w:val="24"/>
          </w:rPr>
          <w:delText xml:space="preserve">, and PaddleOCR combined with GLM-4.6 for bioactivity extraction and unit normalization. We evaluated BioChemInsight on 181 patents covering 15 therapeutic targets. The system achieved an average extraction accuracy of </w:delText>
        </w:r>
      </w:del>
      <w:del w:id="9051" w:author="王哲" w:date="2026-08-26T00:00:00Z">
        <w:r>
          <w:rPr>
            <w:rFonts w:hint="eastAsia" w:eastAsia="宋体" w:cs="Times New Roman"/>
            <w:szCs w:val="24"/>
            <w:lang w:val="en-US" w:eastAsia="zh-CN"/>
          </w:rPr>
          <w:delText xml:space="preserve">above </w:delText>
        </w:r>
      </w:del>
      <w:del w:id="9052" w:author="王哲" w:date="2026-08-26T00:00:00Z">
        <w:r>
          <w:rPr>
            <w:rFonts w:eastAsia="宋体" w:cs="Times New Roman"/>
            <w:szCs w:val="24"/>
          </w:rPr>
          <w:delText xml:space="preserve">90% across three key tasks: chemical structure recognition, bioactivity data extraction, and compound identifier association. Our analysis indicates that the chemical space covered by patents is largely complementary to that contained in established public database </w:delText>
        </w:r>
      </w:del>
      <w:bookmarkStart w:id="8" w:name="OLE_LINK27"/>
      <w:bookmarkStart w:id="9" w:name="OLE_LINK26"/>
      <w:del w:id="9053" w:author="王哲" w:date="2026-08-26T00:00:00Z">
        <w:r>
          <w:rPr>
            <w:rFonts w:eastAsia="宋体" w:cs="Times New Roman"/>
            <w:szCs w:val="24"/>
          </w:rPr>
          <w:delText>ChEMBL</w:delText>
        </w:r>
      </w:del>
      <w:bookmarkEnd w:id="8"/>
      <w:bookmarkEnd w:id="9"/>
      <w:del w:id="9054" w:author="王哲" w:date="2026-08-26T00:00:00Z">
        <w:r>
          <w:rPr>
            <w:rFonts w:eastAsia="宋体" w:cs="Times New Roman"/>
            <w:szCs w:val="24"/>
          </w:rPr>
          <w:delText>. Consequently, by enabling systematic patent mining, BioChemInsight provides access to chemical information underrepresented in ChEMBL. This capability expands the landscape of explorable compound-target interactions, enriches the data foundation for quantitative structure-activity relationship modeling and targeted screening, and reduces data preprocessing time from weeks to hours. BioChemInsight is available at https://github.com/dahuilangda/BioChemInsight.</w:delText>
        </w:r>
      </w:del>
      <w:ins w:id="9055" w:author="王哲" w:date="2026-08-26T00:00:00Z">
        <w:r>
          <w:rPr>
            <w:rFonts w:eastAsia="宋体" w:cs="Times New Roman"/>
            <w:szCs w:val="24"/>
          </w:rPr>
          <w:t xml:space="preserve">The automated extraction of chemical structures and their corresponding bioactivity data is essential for accelerating drug discovery and enabling data-driven research. Current optical chemical structure recognition (OCSR) tools lack the capability to autonomously link molecular structures with their bioactivity profiles, posing a significant bottleneck in structure–activity relationship (SAR) analysis. To address this, we present BioChemInsight, an open-source pipeline that couples DECIMER Segmentation with a mixture-of-experts extension of MolNexTR for structure decoding, a vision–language model for compound-identifier association, and PaddleOCR combined with a large language model for bioactivity extraction and unit normalization, with the language-model stages served through model-agnostic, OpenAI-compatible endpoints. We evaluated BioChemInsight on 296 patents spanning 15 therapeutic targets, yielding 23,218 structure records and 7,110 bioactivity values. Of 507 compound-level extractions presented for expert human adjudication against the original patent segments, 505 were adjudicated and 98.8% of these sampled decodings were confirmed correct (6 errors, 1.2%), with errors concentrated in the lowest-quality tier (0% in the highest-quality tier); 87.3% of all 23,218 extracted structure records yielded valid SMILES. Our analysis further indicates that the chemical space covered by patents is largely complementary to that of the established public database ChEMBL. By enabling systematic patent mining, BioChemInsight expands the landscape of explorable compound–target interactions and enriches the data foundation for quantitative SAR modelling and targeted screening. BioChemInsight is available at https://github.com/dahuilangda/BioChemInsight.</w:t>
        </w:r>
      </w:ins>
    </w:p>
    <w:p w14:paraId="0135C51D">
      <w:pPr>
        <w:spacing w:line="480" w:lineRule="auto"/>
        <w:ind w:firstLine="0" w:firstLineChars="0"/>
        <w:rPr>
          <w:szCs w:val="24"/>
        </w:rPr>
      </w:pPr>
      <w:r>
        <w:rPr>
          <w:b/>
          <w:bCs/>
          <w:sz w:val="28"/>
          <w:szCs w:val="28"/>
        </w:rPr>
        <w:t>Keywords:</w:t>
      </w:r>
      <w:r>
        <w:rPr>
          <w:szCs w:val="24"/>
        </w:rPr>
        <w:t xml:space="preserve"> </w:t>
      </w:r>
      <w:r>
        <w:rPr>
          <w:rFonts w:eastAsia="宋体" w:cs="Times New Roman"/>
          <w:szCs w:val="24"/>
        </w:rPr>
        <w:t>optical chemical structure recognition (OCSR)</w:t>
      </w:r>
      <w:r>
        <w:rPr>
          <w:szCs w:val="24"/>
        </w:rPr>
        <w:t xml:space="preserve">; bioactivity data extraction; </w:t>
      </w:r>
      <w:r>
        <w:rPr>
          <w:rFonts w:eastAsia="宋体" w:cs="Times New Roman"/>
          <w:szCs w:val="24"/>
        </w:rPr>
        <w:t>structure-activity relationship (SAR)</w:t>
      </w:r>
      <w:r>
        <w:rPr>
          <w:szCs w:val="24"/>
        </w:rPr>
        <w:t>;</w:t>
      </w:r>
      <w:r>
        <w:rPr>
          <w:rFonts w:hint="eastAsia"/>
          <w:szCs w:val="24"/>
        </w:rPr>
        <w:t xml:space="preserve"> </w:t>
      </w:r>
      <w:r>
        <w:rPr>
          <w:szCs w:val="24"/>
        </w:rPr>
        <w:t>pipeline; drug discovery</w:t>
      </w:r>
      <w:r>
        <w:rPr>
          <w:bCs/>
          <w:sz w:val="28"/>
          <w:szCs w:val="28"/>
        </w:rPr>
        <w:br w:type="page"/>
      </w:r>
    </w:p>
    <w:p w14:paraId="7A930905">
      <w:pPr>
        <w:spacing w:line="480" w:lineRule="auto"/>
        <w:ind w:firstLine="0" w:firstLineChars="0"/>
        <w:rPr>
          <w:b/>
          <w:bCs/>
          <w:sz w:val="28"/>
          <w:szCs w:val="28"/>
        </w:rPr>
      </w:pPr>
      <w:r>
        <w:rPr>
          <w:b/>
          <w:bCs/>
          <w:sz w:val="28"/>
          <w:szCs w:val="28"/>
        </w:rPr>
        <w:t>Graphical Abstract</w:t>
      </w:r>
    </w:p>
    <w:p w14:paraId="4D11B359">
      <w:pPr>
        <w:spacing w:line="480" w:lineRule="auto"/>
        <w:ind w:firstLine="0" w:firstLineChars="0"/>
        <w:jc w:val="center"/>
        <w:rPr>
          <w:rFonts w:eastAsia="宋体" w:cs="Times New Roman"/>
          <w:b/>
          <w:szCs w:val="24"/>
        </w:rPr>
      </w:pPr>
      <w:r>
        <w:rPr>
          <w:rFonts w:hint="eastAsia" w:eastAsia="宋体" w:cs="Times New Roman"/>
          <w:b/>
          <w:szCs w:val="24"/>
        </w:rPr>
        <w:drawing>
          <wp:inline distT="0" distB="0" distL="114300" distR="114300">
            <wp:extent cx="5266690" cy="3686810"/>
            <wp:effectExtent l="0" t="0" r="3810" b="8890"/>
            <wp:docPr id="2" name="图片 2"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lowchart"/>
                    <pic:cNvPicPr>
                      <a:picLocks noChangeAspect="1"/>
                    </pic:cNvPicPr>
                  </pic:nvPicPr>
                  <pic:blipFill>
                    <a:blip r:embed="rId7"/>
                    <a:stretch>
                      <a:fillRect/>
                    </a:stretch>
                  </pic:blipFill>
                  <pic:spPr>
                    <a:xfrm>
                      <a:off x="0" y="0"/>
                      <a:ext cx="5266690" cy="3686810"/>
                    </a:xfrm>
                    <a:prstGeom prst="rect">
                      <a:avLst/>
                    </a:prstGeom>
                  </pic:spPr>
                </pic:pic>
              </a:graphicData>
            </a:graphic>
          </wp:inline>
        </w:drawing>
      </w:r>
    </w:p>
    <w:p w14:paraId="1BEB171F">
      <w:pPr>
        <w:spacing w:line="480" w:lineRule="auto"/>
        <w:ind w:firstLine="0" w:firstLineChars="0"/>
        <w:jc w:val="center"/>
        <w:rPr>
          <w:rFonts w:eastAsia="宋体" w:cs="Times New Roman"/>
          <w:b/>
          <w:szCs w:val="24"/>
        </w:rPr>
      </w:pPr>
    </w:p>
    <w:p w14:paraId="6A623853">
      <w:pPr>
        <w:ind w:firstLine="0" w:firstLineChars="0"/>
        <w:rPr>
          <w:rFonts w:eastAsia="宋体" w:cs="Times New Roman"/>
          <w:color w:val="000000"/>
          <w:szCs w:val="24"/>
        </w:rPr>
      </w:pPr>
      <w:r>
        <w:rPr>
          <w:rFonts w:eastAsia="宋体" w:cs="Times New Roman"/>
          <w:b/>
          <w:szCs w:val="24"/>
        </w:rPr>
        <w:t>Introduction</w:t>
      </w:r>
    </w:p>
    <w:p w14:paraId="7A64409C">
      <w:pPr>
        <w:ind w:firstLine="480"/>
        <w:rPr>
          <w:rFonts w:eastAsia="宋体" w:cs="Times New Roman"/>
          <w:szCs w:val="24"/>
        </w:rPr>
      </w:pPr>
      <w:bookmarkStart w:id="10" w:name="OLE_LINK3"/>
      <w:bookmarkStart w:id="11" w:name="OLE_LINK4"/>
      <w:r>
        <w:rPr>
          <w:rFonts w:hint="eastAsia" w:eastAsia="宋体" w:cs="Times New Roman"/>
          <w:szCs w:val="24"/>
        </w:rPr>
        <w:t>Recent advances in literature mining technologies have accelerated discoveries in chemistry</w:t>
      </w:r>
      <w:r>
        <w:rPr>
          <w:rFonts w:eastAsia="宋体" w:cs="Times New Roman"/>
          <w:szCs w:val="24"/>
        </w:rPr>
        <w:fldChar w:fldCharType="begin"/>
      </w:r>
      <w:r>
        <w:rPr>
          <w:rFonts w:eastAsia="宋体" w:cs="Times New Roman"/>
          <w:szCs w:val="24"/>
        </w:rPr>
        <w:instrText xml:space="preserve"> ADDIN ZOTERO_ITEM CSL_CITATION {"citationID":"a1rgvga98ch","properties":{"formattedCitation":"\\super 1\\uc0\\u8211{}3\\nosupersub{}","plainCitation":"1–3","noteIndex":0},"citationItems":[{"id":"pn4TdB4D/luwpM8ol","uris":["http://zotero.org/users/10091376/items/9TAJ8PNH"],"itemData":{"id":430,"type":"article-journal","abstract":", We used data-driven\nmethods to understand the formation of impurity\nphases in BiFeO3 thin-film synthesis through the sol–gel\ntechnique. Using a high-quality dataset of 331 synthesis procedures\nand outcomes extracted manually from 177 scientific articles, we trained\ndecision tree models that reinforce important experimental heuristics\nfor the avoidance of phase impurities but ultimately show limited\npredictive capability. We find that several important synthesis features,\nidentified by our model, are often not reported in the literature.\nTo test our ability to correctly impute missing synthesis parameters,\nwe attempted to reproduce nine syntheses from the literature with\nvarying degrees of “missingness”. We demonstrate how\na text-mined dataset can be made useful by informing new controlled\nexperiments and forming a better understanding for impurity phase\nformation in this complex oxide system.","container-title":"Chemistry of Materials","DOI":"10.1021/acs.chemmater.3c02203","ISSN":"0897-4756","issue":"2","journalAbbreviation":"Chem Mater","note":"PMID: 38282687\nPMCID: PMC10809418","page":"772-785","source":"PubMed Central","title":"Text Mining the Literature to Inform Experiments and Rationalize Impurity Phase Formation for BiFeO3","volume":"36","author":[{"family":"Cruse","given":"Kevin"},{"family":"Baibakova","given":"Viktoriia"},{"family":"Abdelsamie","given":"Maged"},{"family":"Hong","given":"Kootak"},{"family":"Bartel","given":"Christopher J."},{"family":"Trewartha","given":"Amalie"},{"family":"Jain","given":"Anubhav"},{"family":"Sutter-Fella","given":"Carolin M."},{"family":"Ceder","given":"Gerbrand"}],"issued":{"date-parts":[["2023",12,29]]}}},{"id":"pn4TdB4D/3yzyWynS","uris":["http://zotero.org/users/10091376/items/69F22P4Q"],"itemData":{"id":433,"type":"webpage","title":"Unsupervised word embeddings capture latent knowledge from materials science literature | Nature","URL":"https://www.nature.com/articles/s41586-019-1335-8","accessed":{"date-parts":[["2025",4,2]]}}},{"id":38738,"uris":["http://zotero.org/users/10054398/items/ULBARJ3C"],"itemData":{"id":38738,"type":"article-journal","abstract":"The number of publications describing chemical structures has increased steadily over the last decades. However, the majority of published chemical information is currently not available in machine-readable form in public databases. It remains a challenge to automate the process of information extraction in a way that requires less manual intervention - especially the mining of chemical structure depictions. As an open-source platform that leverages recent advancements in deep learning, computer vision, and natural language processing, DECIMER.ai (Deep lEarning for Chemical IMagE Recognition) strives to automatically segment, classify, and translate chemical structure depictions from the printed literature. The segmentation and classification tools are the only openly available packages of their kind, and the optical chemical structure recognition (OCSR) core application yields outstanding performance on all benchmark datasets. The source code, the trained models and the datasets developed in this work have been published under permissive licences. An instance of the DECIMER web application is available at https://decimer.ai.","container-title":"Nature Communications","DOI":"10.1038/s41467-023-40782-0","ISSN":"2041-1723","issue":"1","journalAbbreviation":"Nat Commun","language":"en","license":"2023 The Author(s)","page":"5045","publisher":"Nature Publishing Group","source":"www.nature.com","title":"DECIMER.ai: an open platform for automated optical chemical structure identification, segmentation and recognition in scientific publications","title-short":"DECIMER.ai","volume":"14","author":[{"family":"Rajan","given":"Kohulan"},{"family":"Brinkhaus","given":"Henning Otto"},{"family":"Agea","given":"M. Isabel"},{"family":"Zielesny","given":"Achim"},{"family":"Steinbeck","given":"Christoph"}],"issued":{"date-parts":[["2023",8,19]]}}}],"schema":"https://github.com/citation-style-language/schema/raw/master/csl-citation.json"} </w:instrText>
      </w:r>
      <w:r>
        <w:rPr>
          <w:rFonts w:eastAsia="宋体" w:cs="Times New Roman"/>
          <w:szCs w:val="24"/>
        </w:rPr>
        <w:fldChar w:fldCharType="separate"/>
      </w:r>
      <w:r>
        <w:rPr>
          <w:rFonts w:cs="Times New Roman"/>
          <w:kern w:val="0"/>
          <w:szCs w:val="24"/>
          <w:vertAlign w:val="superscript"/>
        </w:rPr>
        <w:t>1–3</w:t>
      </w:r>
      <w:r>
        <w:rPr>
          <w:rFonts w:eastAsia="宋体" w:cs="Times New Roman"/>
          <w:szCs w:val="24"/>
        </w:rPr>
        <w:fldChar w:fldCharType="end"/>
      </w:r>
      <w:r>
        <w:rPr>
          <w:rFonts w:hint="eastAsia" w:eastAsia="宋体" w:cs="Times New Roman"/>
          <w:szCs w:val="24"/>
        </w:rPr>
        <w:t xml:space="preserve">. </w:t>
      </w:r>
      <w:r>
        <w:rPr>
          <w:rFonts w:eastAsia="宋体" w:cs="Times New Roman"/>
          <w:szCs w:val="24"/>
        </w:rPr>
        <w:t>Systematically extracting chemical data from literature and standardizing it into machine-readable formats serves not only chemistry but also interdisciplinary research in biomedicine, materials engineering, and systems biology, regardless of manual or automated approaches</w:t>
      </w:r>
      <w:r>
        <w:rPr>
          <w:rFonts w:eastAsia="宋体" w:cs="Times New Roman"/>
          <w:szCs w:val="24"/>
        </w:rPr>
        <w:fldChar w:fldCharType="begin"/>
      </w:r>
      <w:r>
        <w:rPr>
          <w:rFonts w:eastAsia="宋体" w:cs="Times New Roman"/>
          <w:szCs w:val="24"/>
        </w:rPr>
        <w:instrText xml:space="preserve"> ADDIN ZOTERO_ITEM CSL_CITATION {"citationID":"a1o26eodknn","properties":{"formattedCitation":"\\super 4,5\\nosupersub{}","plainCitation":"4,5","noteIndex":0},"citationItems":[{"id":38736,"uris":["http://zotero.org/users/10054398/items/5FAEHYW7"],"itemData":{"id":38736,"type":"article-journal","abstract":"The automatic analysis of patent publications has potential to accelerate research across various domains, including drug discovery and material science. Within patent documents, crucial information often resides in visual depictions of molecule structures. PatCID (Patent-extracted Chemical-structure Images database for Discovery) allows to access such information at scale. It enables users to search which molecules are displayed in which documents. PatCID contains 81M chemical-structure images and 14M unique chemical structures. Here, we compare PatCID with state-of-the-art chemical patent-databases. On a random set, PatCID retrieves 56.0% of molecules, which is higher than automatically-created databases, Google Patents (41.5%) and SureChEMBL (23.5%), as well as manually-created databases, Reaxys (53.5%) and SciFinder (49.5%). Leveraging state-of-the-art methods of document understanding, PatCID high-quality data outperforms currently available automatically-generated patent-databases. PatCID even competes with proprietary manually-created patent-databases. This enables promising applications for automatic literature review and learning-based molecular generation methods. The dataset is freely accessible for download.","container-title":"Nature Communications","DOI":"10.1038/s41467-024-50779-y","ISSN":"2041-1723","issue":"1","journalAbbreviation":"Nat Commun","language":"en","license":"2024 The Author(s)","page":"6532","publisher":"Nature Publishing Group","source":"www.nature.com","title":"PatCID: an open-access dataset of chemical structures in patent documents","title-short":"PatCID","volume":"15","author":[{"family":"Morin","given":"Lucas"},{"family":"Weber","given":"Valéry"},{"family":"Meijer","given":"Gerhard Ingmar"},{"family":"Yu","given":"Fisher"},{"family":"Staar","given":"Peter W. J."}],"issued":{"date-parts":[["2024",8,2]]}}},{"id":"pn4TdB4D/FMsO27vc","uris":["http://zotero.org/users/10091376/items/3PU5GHX3"],"itemData":{"id":437,"type":"article-journal","abstract":"Chemical structure segmentation constitutes a pivotal task in cheminformatics, involving the extraction and abstraction of structural information of chemical compounds from text-based sources, including patents and scientific articles. This study introduces a deep learning approach to chemical structure segmentation, employing a Vision Transformer (ViT) to discern the structural patterns of chemical compounds from their graphical representations. The Chemistry-Segment Anything Model (ChemSAM) achieves state-of-the-art results on publicly available benchmark datasets and real-world tasks, underscoring its effectiveness in accurately segmenting chemical structures from text-based sources. Moreover, this deep learning-based approach obviates the need for handcrafted features and demonstrates robustness against variations in image quality and style. During the detection phase, a ViT-based encoder-decoder model is used to identify and locate chemical structure depictions on the input page. This model generates masks to ascertain whether each pixel belongs to a chemical structure, thereby offering a pixel-level classification and indicating the presence or absence of chemical structures at each position. Subsequently, the generated masks are clustered based on their connectivity, and each mask cluster is updated to encapsulate a single structure in the post-processing workflow. This two-step process facilitates the effective automatic extraction of chemical structure depictions from documents. By utilizing the deep learning approach described herein, it is demonstrated that effective performance on low-resolution and densely arranged molecular structural layouts in journal articles and patents is achievable.","container-title":"Journal of Cheminformatics","DOI":"10.1186/s13321-024-00823-2","ISSN":"1758-2946","journalAbbreviation":"J Cheminform","note":"PMID: 38475916\nPMCID: PMC10935819","page":"29","source":"PubMed Central","title":"Automated molecular structure segmentation from documents using ChemSAM","volume":"16","author":[{"family":"Tang","given":"Bowen"},{"family":"Niu","given":"Zhangming"},{"family":"Wang","given":"Xiaofeng"},{"family":"Huang","given":"Junjie"},{"family":"Ma","given":"Chao"},{"family":"Peng","given":"Jing"},{"family":"Jiang","given":"Yinghui"},{"family":"Ge","given":"Ruiquan"},{"family":"Hu","given":"Hongyu"},{"family":"Lin","given":"Luhao"},{"family":"Yang","given":"Guang"}],"issued":{"date-parts":[["2024",3,12]]}}}],"schema":"https://github.com/citation-style-language/schema/raw/master/csl-citation.json"} </w:instrText>
      </w:r>
      <w:r>
        <w:rPr>
          <w:rFonts w:eastAsia="宋体" w:cs="Times New Roman"/>
          <w:szCs w:val="24"/>
        </w:rPr>
        <w:fldChar w:fldCharType="separate"/>
      </w:r>
      <w:r>
        <w:rPr>
          <w:rFonts w:cs="Times New Roman"/>
          <w:kern w:val="0"/>
          <w:szCs w:val="24"/>
          <w:vertAlign w:val="superscript"/>
        </w:rPr>
        <w:t>4,5</w:t>
      </w:r>
      <w:r>
        <w:rPr>
          <w:rFonts w:eastAsia="宋体" w:cs="Times New Roman"/>
          <w:szCs w:val="24"/>
        </w:rPr>
        <w:fldChar w:fldCharType="end"/>
      </w:r>
      <w:r>
        <w:rPr>
          <w:rFonts w:eastAsia="宋体" w:cs="Times New Roman"/>
          <w:szCs w:val="24"/>
        </w:rPr>
        <w:t xml:space="preserve">. </w:t>
      </w:r>
      <w:r>
        <w:rPr>
          <w:rFonts w:hint="eastAsia" w:eastAsia="宋体" w:cs="Times New Roman"/>
          <w:szCs w:val="24"/>
        </w:rPr>
        <w:t>However, manual extraction remains time-consuming, error-prone, and labor-intensive.</w:t>
      </w:r>
    </w:p>
    <w:p w14:paraId="653CC098">
      <w:pPr>
        <w:ind w:firstLine="480"/>
        <w:rPr>
          <w:rFonts w:eastAsia="宋体" w:cs="Times New Roman"/>
          <w:szCs w:val="24"/>
        </w:rPr>
      </w:pPr>
      <w:r>
        <w:rPr>
          <w:rFonts w:eastAsia="宋体" w:cs="Times New Roman"/>
          <w:szCs w:val="24"/>
        </w:rPr>
        <w:t>Optical Chemical Structure Recognition (OCSR) automates the conversion of chemical depictions in scientific documents into machine-readable formats, overcoming the limitations of manual extraction through superior processing speed, objective interpretation, and scalable document analysis</w:t>
      </w:r>
      <w:r>
        <w:rPr>
          <w:rFonts w:eastAsia="宋体" w:cs="Times New Roman"/>
          <w:szCs w:val="24"/>
        </w:rPr>
        <w:fldChar w:fldCharType="begin"/>
      </w:r>
      <w:r>
        <w:rPr>
          <w:rFonts w:eastAsia="宋体" w:cs="Times New Roman"/>
          <w:szCs w:val="24"/>
        </w:rPr>
        <w:instrText xml:space="preserve"> ADDIN ZOTERO_ITEM CSL_CITATION {"citationID":"a1afqcllb59","properties":{"formattedCitation":"\\super 6,7\\nosupersub{}","plainCitation":"6,7","noteIndex":0},"citationItems":[{"id":16861,"uris":["http://zotero.org/users/10054398/items/DDPLKA9L"],"itemData":{"id":16861,"type":"article-journal","abstract":"Structural information about chemical compounds is typically conveyed as 2D images of molecular structures in scientific documents. Unfortunately, these depictions are not a machine-readable representation of the molecules. With a backlog of decades of chemical literature in printed form not properly represented in open-access databases, there is a high demand for the translation of graphical molecular depictions into machine-readable formats. This translation process is known as Optical Chemical Structure Recognition (OCSR). Today, we are looking back on nearly three decades of development in this demanding research field. Most OCSR methods follow a rule-based approach where the key step of vectorization of the depiction is followed by the interpretation of vectors and nodes as bonds and atoms. Opposed to that, some of the latest approaches are based on deep neural networks (DNN). This review provides an overview of all methods and tools that have been published in the field of OCSR. Additionally, a small benchmark study was performed with the available open-source OCSR tools in order to examine their performance.","citation-key":"Rajan2020","container-title":"Journal of Cheminformatics","DOI":"10.1186/s13321-020-00465-0","ISSN":"17582946","issue":"1","page":"1-13","publisher":"Springer International Publishing","title":"A review of optical chemical structure recognition tools","volume":"12","author":[{"family":"Rajan","given":"Kohulan"},{"family":"Brinkhaus","given":"Henning Otto"},{"family":"Zielesny","given":"Achim"},{"family":"Steinbeck","given":"Christoph"}],"issued":{"date-parts":[["2020"]]}}},{"id":"pn4TdB4D/QnrvHA7N","uris":["http://zotero.org/users/10091376/items/AJBGFY5J"],"itemData":{"id":436,"type":"article","abstract":"The extraction of chemical information from images, also known as Optical Chemical Structure Recognition (OCSR) has recently gained new attention. This new interest is ignited by various machine learning methods introduced over the last years and the new possibilities to train image models for specific tasks such as OCSR. In the present paper, we have compared 8 open access OCSR methods (DECIMER, ReactionDataExtractor, MolScribe, RxnScribe, SwinOCSR, OCMR, MolVec, and OSRA) using an independent test set of images from patents and patent applications as this is an application area of general interest - precision and recall are highly desired by those who are analysing the intellectual property of chemistry patents. As a result, the used methods have shown different strengths when predicting structures from different images containing different modalities and chemistry categories. These existing methodologies for image extraction overall remain unsatisfactory, indicating a need for further advancements in the field. Further, we have created a machine learning image classifier, classifying images into one out of four image categories and applying the best performing OCSR method for each category. This classifier, the image comparator tools, and datasets have been made available to the public as open access tools.","DOI":"10.26434/chemrxiv-2023-d6kmg","language":"en","license":"https://creativecommons.org/licenses/by/4.0/","publisher":"Chemistry","source":"DOI.org (Crossref)","title":"Comparing Optical Chemical Structure Recognition Tools","URL":"https://chemrxiv.org/engage/chemrxiv/article-details/655a69386e0ec7777f47f65e","author":[{"family":"Weber","given":"Lutz"},{"family":"Krasnov","given":"Aleksei"},{"family":"Barnabas","given":"Shadrack"},{"family":"Böhme","given":"Timo"},{"family":"Boyer","given":"Stephen"}],"accessed":{"date-parts":[["2025",4,2]]},"issued":{"date-parts":[["2023",11,21]]}}}],"schema":"https://github.com/citation-style-language/schema/raw/master/csl-citation.json"} </w:instrText>
      </w:r>
      <w:r>
        <w:rPr>
          <w:rFonts w:eastAsia="宋体" w:cs="Times New Roman"/>
          <w:szCs w:val="24"/>
        </w:rPr>
        <w:fldChar w:fldCharType="separate"/>
      </w:r>
      <w:r>
        <w:rPr>
          <w:rFonts w:eastAsia="宋体" w:cs="Times New Roman"/>
          <w:kern w:val="0"/>
          <w:szCs w:val="24"/>
          <w:vertAlign w:val="superscript"/>
        </w:rPr>
        <w:t>6,7</w:t>
      </w:r>
      <w:r>
        <w:rPr>
          <w:rFonts w:eastAsia="宋体" w:cs="Times New Roman"/>
          <w:szCs w:val="24"/>
        </w:rPr>
        <w:fldChar w:fldCharType="end"/>
      </w:r>
      <w:r>
        <w:rPr>
          <w:rFonts w:eastAsia="宋体" w:cs="Times New Roman"/>
          <w:szCs w:val="24"/>
        </w:rPr>
        <w:t>. H</w:t>
      </w:r>
      <w:r>
        <w:rPr>
          <w:rFonts w:hint="eastAsia" w:eastAsia="宋体" w:cs="Times New Roman"/>
          <w:szCs w:val="24"/>
        </w:rPr>
        <w:t>o</w:t>
      </w:r>
      <w:r>
        <w:rPr>
          <w:rFonts w:eastAsia="宋体" w:cs="Times New Roman"/>
          <w:szCs w:val="24"/>
        </w:rPr>
        <w:t>wever, the field of OCSR faces three fundamental challenges: (1) the inability of traditional rule-based systems to accurately process diverse chemical depictions, (2) growing volumes of unprocessed scientific literature, and (3) the need for practical applications in research workflows.</w:t>
      </w:r>
    </w:p>
    <w:p w14:paraId="2C494E53">
      <w:pPr>
        <w:ind w:firstLine="480"/>
        <w:rPr>
          <w:rFonts w:eastAsia="宋体" w:cs="Times New Roman"/>
          <w:szCs w:val="24"/>
        </w:rPr>
      </w:pPr>
      <w:del w:id="9001" w:author="王哲" w:date="2026-08-26T00:00:00Z">
        <w:r>
          <w:rPr>
            <w:rFonts w:eastAsia="宋体" w:cs="Times New Roman"/>
            <w:szCs w:val="24"/>
          </w:rPr>
          <w:delText>Deep learning has addressed these limitations through specialized solutions: DECIMER.ai overcomes publication variability with its proprietary segmentation-classification pipeline</w:delText>
        </w:r>
      </w:del>
      <w:del w:id="9002" w:author="王哲" w:date="2026-08-26T00:00:00Z">
        <w:r>
          <w:rPr>
            <w:rFonts w:eastAsia="宋体" w:cs="Times New Roman"/>
            <w:szCs w:val="24"/>
          </w:rPr>
          <w:fldChar w:fldCharType="begin"/>
        </w:r>
      </w:del>
      <w:del w:id="9003" w:author="王哲" w:date="2026-08-26T00:00:00Z">
        <w:r>
          <w:rPr>
            <w:rFonts w:eastAsia="宋体" w:cs="Times New Roman"/>
            <w:szCs w:val="24"/>
          </w:rPr>
          <w:instrText xml:space="preserve"> ADDIN ZOTERO_ITEM CSL_CITATION {"citationID":"a2hgglsi13t","properties":{"formattedCitation":"\\super 3\\nosupersub{}","plainCitation":"3","noteIndex":0},"citationItems":[{"id":38738,"uris":["http://zotero.org/users/10054398/items/ULBARJ3C"],"itemData":{"id":38738,"type":"article-journal","abstract":"The number of publications describing chemical structures has increased steadily over the last decades. However, the majority of published chemical information is currently not available in machine-readable form in public databases. It remains a challenge to automate the process of information extraction in a way that requires less manual intervention - especially the mining of chemical structure depictions. As an open-source platform that leverages recent advancements in deep learning, computer vision, and natural language processing, DECIMER.ai (Deep lEarning for Chemical IMagE Recognition) strives to automatically segment, classify, and translate chemical structure depictions from the printed literature. The segmentation and classification tools are the only openly available packages of their kind, and the optical chemical structure recognition (OCSR) core application yields outstanding performance on all benchmark datasets. The source code, the trained models and the datasets developed in this work have been published under permissive licences. An instance of the DECIMER web application is available at https://decimer.ai.","container-title":"Nature Communications","DOI":"10.1038/s41467-023-40782-0","ISSN":"2041-1723","issue":"1","journalAbbreviation":"Nat Commun","language":"en","license":"2023 The Author(s)","page":"5045","publisher":"Nature Publishing Group","source":"www.nature.com","title":"DECIMER.ai: an open platform for automated optical chemical structure identification, segmentation and recognition in scientific publications","title-short":"DECIMER.ai","volume":"14","author":[{"family":"Rajan","given":"Kohulan"},{"family":"Brinkhaus","given":"Henning Otto"},{"family":"Agea","given":"M. Isabel"},{"family":"Zielesny","given":"Achim"},{"family":"Steinbeck","given":"Christoph"}],"issued":{"date-parts":[["2023",8,19]]}}}],"schema":"https://github.com/citation-style-language/schema/raw/master/csl-citation.json"} </w:instrText>
        </w:r>
      </w:del>
      <w:del w:id="9004" w:author="王哲" w:date="2026-08-26T00:00:00Z">
        <w:r>
          <w:rPr>
            <w:rFonts w:eastAsia="宋体" w:cs="Times New Roman"/>
            <w:szCs w:val="24"/>
          </w:rPr>
          <w:fldChar w:fldCharType="separate"/>
        </w:r>
      </w:del>
      <w:del w:id="9005" w:author="王哲" w:date="2026-08-26T00:00:00Z">
        <w:r>
          <w:rPr>
            <w:rFonts w:cs="Times New Roman"/>
            <w:kern w:val="0"/>
            <w:szCs w:val="24"/>
            <w:vertAlign w:val="superscript"/>
          </w:rPr>
          <w:delText>3</w:delText>
        </w:r>
      </w:del>
      <w:del w:id="9006" w:author="王哲" w:date="2026-08-26T00:00:00Z">
        <w:r>
          <w:rPr>
            <w:rFonts w:eastAsia="宋体" w:cs="Times New Roman"/>
            <w:szCs w:val="24"/>
          </w:rPr>
          <w:fldChar w:fldCharType="end"/>
        </w:r>
      </w:del>
      <w:del w:id="9007" w:author="王哲" w:date="2026-08-26T00:00:00Z">
        <w:r>
          <w:rPr>
            <w:rFonts w:eastAsia="宋体" w:cs="Times New Roman"/>
            <w:szCs w:val="24"/>
          </w:rPr>
          <w:delText>, while ChemReco solves hand-drawn diagram recognition with 96.9% accuracy via EfficientNet-Transformer hybridization</w:delText>
        </w:r>
      </w:del>
      <w:del w:id="9008" w:author="王哲" w:date="2026-08-26T00:00:00Z">
        <w:r>
          <w:rPr>
            <w:rFonts w:eastAsia="宋体" w:cs="Times New Roman"/>
            <w:szCs w:val="24"/>
          </w:rPr>
          <w:fldChar w:fldCharType="begin"/>
        </w:r>
      </w:del>
      <w:del w:id="9009" w:author="王哲" w:date="2026-08-26T00:00:00Z">
        <w:r>
          <w:rPr>
            <w:rFonts w:eastAsia="宋体" w:cs="Times New Roman"/>
            <w:szCs w:val="24"/>
          </w:rPr>
          <w:instrText xml:space="preserve"> ADDIN ZOTERO_ITEM CSL_CITATION {"citationID":"a14k9vfuhrg","properties":{"formattedCitation":"\\super 8\\nosupersub{}","plainCitation":"8","noteIndex":0},"citationItems":[{"id":38853,"uris":["http://zotero.org/users/10054398/items/69A6R8R9"],"itemData":{"id":38853,"type":"article-journal","abstract":"Chemical molecular structures are a direct and convenient means of expressing chemical knowledge, playing a vital role in academic communication. In chemistry, hand drawing is a common task for students and researchers. If we can convert hand-drawn chemical molecular structures into machine-readable formats, like SMILES encoding, computers can efficiently process and analyze these structures, significantly enhancing the efficiency of chemical research. Furthermore, with the progress of educational technology, automated grading is gaining popularity. When machines automatically recognize chemical molecular structures and assess the correctness of the drawings, it offers great convenience to teachers. We created ChemReco, a tool designed to identify chemical molecular structures involving three atoms: C, H, and O, providing convenience for chemical researchers. Currently, there are limited studies on hand-drawn chemical molecular structures. Therefore, the primary focus of this paper is constructing datasets. We propose a synthetic image method to rapidly generate images resembling hand-drawn chemical molecular structures, enhancing dataset acquisition efficiency. Regarding model selection, the hand-drawn chemical molecule structural recognition model developed in this article achieves a final recognition accuracy of 96.90%. This model employs the encoder-decoder architecture of EfficientNet + Transformer, demonstrating superior performance compared to other encoder-decoder combinations.","container-title":"Scientific Reports","DOI":"10.1038/s41598-024-67496-7","ISSN":"2045-2322","issue":"1","journalAbbreviation":"Sci Rep","language":"eng","page":"17126","PMID":"39054356","PMCID":"PMC11272916","source":"PubMed","title":"ChemReco: automated recognition of hand-drawn carbon-hydrogen-oxygen structures using deep learning","title-short":"ChemReco","volume":"14","author":[{"family":"Ouyang","given":"Hengjie"},{"family":"Liu","given":"Wei"},{"family":"Tao","given":"Jiajun"},{"family":"Luo","given":"Yanghong"},{"family":"Zhang","given":"Wanjia"},{"family":"Zhou","given":"Jiayu"},{"family":"Geng","given":"Shuqi"},{"family":"Zhang","given":"Chengpeng"}],"issued":{"date-parts":[["2024",7,25]]}}}],"schema":"https://github.com/citation-style-language/schema/raw/master/csl-citation.json"} </w:instrText>
        </w:r>
      </w:del>
      <w:del w:id="9010" w:author="王哲" w:date="2026-08-26T00:00:00Z">
        <w:r>
          <w:rPr>
            <w:rFonts w:eastAsia="宋体" w:cs="Times New Roman"/>
            <w:szCs w:val="24"/>
          </w:rPr>
          <w:fldChar w:fldCharType="separate"/>
        </w:r>
      </w:del>
      <w:del w:id="9011" w:author="王哲" w:date="2026-08-26T00:00:00Z">
        <w:r>
          <w:rPr>
            <w:rFonts w:eastAsia="宋体" w:cs="Times New Roman"/>
            <w:kern w:val="0"/>
            <w:szCs w:val="24"/>
            <w:vertAlign w:val="superscript"/>
          </w:rPr>
          <w:delText>8</w:delText>
        </w:r>
      </w:del>
      <w:del w:id="9012" w:author="王哲" w:date="2026-08-26T00:00:00Z">
        <w:r>
          <w:rPr>
            <w:rFonts w:eastAsia="宋体" w:cs="Times New Roman"/>
            <w:szCs w:val="24"/>
          </w:rPr>
          <w:fldChar w:fldCharType="end"/>
        </w:r>
      </w:del>
      <w:del w:id="9013" w:author="王哲" w:date="2026-08-26T00:00:00Z">
        <w:r>
          <w:rPr>
            <w:rFonts w:eastAsia="宋体" w:cs="Times New Roman"/>
            <w:szCs w:val="24"/>
          </w:rPr>
          <w:delText>. MolScribe tackles stereochemical complexity through geometric analysis</w:delText>
        </w:r>
      </w:del>
      <w:del w:id="9014" w:author="王哲" w:date="2026-08-26T00:00:00Z">
        <w:r>
          <w:rPr>
            <w:rFonts w:eastAsia="宋体" w:cs="Times New Roman"/>
            <w:szCs w:val="24"/>
          </w:rPr>
          <w:fldChar w:fldCharType="begin"/>
        </w:r>
      </w:del>
      <w:del w:id="9015" w:author="王哲" w:date="2026-08-26T00:00:00Z">
        <w:r>
          <w:rPr>
            <w:rFonts w:eastAsia="宋体" w:cs="Times New Roman"/>
            <w:szCs w:val="24"/>
          </w:rPr>
          <w:instrText xml:space="preserve"> ADDIN ZOTERO_ITEM CSL_CITATION {"citationID":"a1kopbhtt7r","properties":{"formattedCitation":"\\super 9\\nosupersub{}","plainCitation":"9","noteIndex":0},"citationItems":[{"id":33630,"uris":["http://zotero.org/users/10054398/items/WJLK49WB"],"itemData":{"id":33630,"type":"article-journal","abstract":"Molecular structure recognition is the task of translating a molecular image into its graph structure. Significant variation in drawing styles and conventions exhibited in chemical literature poses a significant challenge for automating this task. In this paper, we propose MolScribe, a novel image-to-graph generation model that explicitly predicts atoms and bonds, along with their geometric layouts, to construct the molecular structure. Our model flexibly incorporates symbolic chemistry constraints to recognize chirality and expand abbreviated structures. We further develop data augmentation strategies to enhance the model robustness against domain shifts. In experiments on both synthetic and realistic molecular images, MolScribe significantly outperforms previous models, achieving 76–93% accuracy on public benchmarks. Chemists can also easily verify MolScribe’s prediction, informed by its confidence estimation and atom-level alignment with the input image. MolScribe is publicly available through Python and web interfaces: https://github.com/thomas0809/MolScribe.","container-title":"Journal of Chemical Information and Modeling","DOI":"10.1021/acs.jcim.2c01480","ISSN":"1549-9596","issue":"7","journalAbbreviation":"J. Chem. Inf. Model.","page":"1925-1934","publisher":"American Chemical Society","source":"ACS Publications","title":"MolScribe: Robust Molecular Structure Recognition with Image-to-Graph Generation","title-short":"MolScribe","volume":"63","author":[{"family":"Qian","given":"Yujie"},{"family":"Guo","given":"Jiang"},{"family":"Tu","given":"Zhengkai"},{"family":"Li","given":"Zhening"},{"family":"Coley","given":"Connor W."},{"family":"Barzilay","given":"Regina"}],"issued":{"date-parts":[["2023",4,10]]}}}],"schema":"https://github.com/citation-style-language/schema/raw/master/csl-citation.json"} </w:instrText>
        </w:r>
      </w:del>
      <w:del w:id="9016" w:author="王哲" w:date="2026-08-26T00:00:00Z">
        <w:r>
          <w:rPr>
            <w:rFonts w:eastAsia="宋体" w:cs="Times New Roman"/>
            <w:szCs w:val="24"/>
          </w:rPr>
          <w:fldChar w:fldCharType="separate"/>
        </w:r>
      </w:del>
      <w:del w:id="9017" w:author="王哲" w:date="2026-08-26T00:00:00Z">
        <w:r>
          <w:rPr>
            <w:rFonts w:eastAsia="宋体" w:cs="Times New Roman"/>
            <w:kern w:val="0"/>
            <w:szCs w:val="24"/>
            <w:vertAlign w:val="superscript"/>
          </w:rPr>
          <w:delText>9</w:delText>
        </w:r>
      </w:del>
      <w:del w:id="9018" w:author="王哲" w:date="2026-08-26T00:00:00Z">
        <w:r>
          <w:rPr>
            <w:rFonts w:eastAsia="宋体" w:cs="Times New Roman"/>
            <w:szCs w:val="24"/>
          </w:rPr>
          <w:fldChar w:fldCharType="end"/>
        </w:r>
      </w:del>
      <w:del w:id="9019" w:author="王哲" w:date="2026-08-26T00:00:00Z">
        <w:r>
          <w:rPr>
            <w:rFonts w:eastAsia="宋体" w:cs="Times New Roman"/>
            <w:szCs w:val="24"/>
          </w:rPr>
          <w:delText>, and MolMiner's integrated framework (MobileNetv2/YOLOv5/EasyOCR) delivers benchmark-leading performance with batch PDF processing - directly addressing literature backlogs</w:delText>
        </w:r>
      </w:del>
      <w:del w:id="9020" w:author="王哲" w:date="2026-08-26T00:00:00Z">
        <w:r>
          <w:rPr>
            <w:rFonts w:eastAsia="宋体" w:cs="Times New Roman"/>
            <w:szCs w:val="24"/>
          </w:rPr>
          <w:fldChar w:fldCharType="begin"/>
        </w:r>
      </w:del>
      <w:del w:id="9021" w:author="王哲" w:date="2026-08-26T00:00:00Z">
        <w:r>
          <w:rPr>
            <w:rFonts w:eastAsia="宋体" w:cs="Times New Roman"/>
            <w:szCs w:val="24"/>
          </w:rPr>
          <w:instrText xml:space="preserve"> ADDIN ZOTERO_ITEM CSL_CITATION {"citationID":"a181e7v1ca6","properties":{"formattedCitation":"\\super 10\\nosupersub{}","plainCitation":"10","noteIndex":0},"citationItems":[{"id":38728,"uris":["http://zotero.org/users/10054398/items/NBQIKKBD"],"itemData":{"id":38728,"type":"article-journal","abstract":"Molecular structures are commonly depicted in 2D printed forms in scientific documents such as journal papers and patents. However, these 2D depictions are not machine readable. Due to a backlog of decades and an increasing amount of printed literatures, there is a high demand for translating printed depictions into machine-readable formats, which is known as Optical Chemical Structure Recognition (OCSR). Most OCSR systems developed over the last three decades use a rule-based approach, which vectorizes the depiction based on the interpretation of vectors and nodes as bonds and atoms. Here, we present a practical software called MolMiner, which is primarily built using deep neural networks originally developed for semantic segmentation and object detection to recognize atom and bond elements from documents. These recognized elements can be easily connected as a molecular graph with a distance-based construction algorithm. MolMiner gave state-of-the-art performance on four benchmark data sets and a self-collected external data set from scientific papers. As MolMiner performed similarly well in real-world OCSR tasks with a user-friendly interface, it is a useful and valuable tool for daily applications. The free download links of Mac and Windows versions are available at https://github.com/iipharma/pharmamind-molminer.","container-title":"Journal of Chemical Information and Modeling","DOI":"10.1021/acs.jcim.2c00733","ISSN":"1549-960X","issue":"22","journalAbbreviation":"J Chem Inf Model","language":"eng","page":"5321-5328","PMID":"36108142","PMCID":"PMC9710516","source":"PubMed","title":"MolMiner: You Only Look Once for Chemical Structure Recognition","title-short":"MolMiner","volume":"62","author":[{"family":"Xu","given":"Youjun"},{"family":"Xiao","given":"Jinchuan"},{"family":"Chou","given":"Chia-Han"},{"family":"Zhang","given":"Jianhang"},{"family":"Zhu","given":"Jintao"},{"family":"Hu","given":"Qiwan"},{"family":"Li","given":"Hemin"},{"family":"Han","given":"Ningsheng"},{"family":"Liu","given":"Bingyu"},{"family":"Zhang","given":"Shuaipeng"},{"family":"Han","given":"Jinyu"},{"family":"Zhang","given":"Zhen"},{"family":"Zhang","given":"Shuhao"},{"family":"Zhang","given":"Weilin"},{"family":"Lai","given":"Luhua"},{"family":"Pei","given":"Jianfeng"}],"issued":{"date-parts":[["2022",11,28]]}}}],"schema":"https://github.com/citation-style-language/schema/raw/master/csl-citation.json"} </w:instrText>
        </w:r>
      </w:del>
      <w:del w:id="9022" w:author="王哲" w:date="2026-08-26T00:00:00Z">
        <w:r>
          <w:rPr>
            <w:rFonts w:eastAsia="宋体" w:cs="Times New Roman"/>
            <w:szCs w:val="24"/>
          </w:rPr>
          <w:fldChar w:fldCharType="separate"/>
        </w:r>
      </w:del>
      <w:del w:id="9023" w:author="王哲" w:date="2026-08-26T00:00:00Z">
        <w:r>
          <w:rPr>
            <w:rFonts w:cs="Times New Roman"/>
            <w:kern w:val="0"/>
            <w:szCs w:val="24"/>
            <w:vertAlign w:val="superscript"/>
          </w:rPr>
          <w:delText>10</w:delText>
        </w:r>
      </w:del>
      <w:del w:id="9024" w:author="王哲" w:date="2026-08-26T00:00:00Z">
        <w:r>
          <w:rPr>
            <w:rFonts w:eastAsia="宋体" w:cs="Times New Roman"/>
            <w:szCs w:val="24"/>
          </w:rPr>
          <w:fldChar w:fldCharType="end"/>
        </w:r>
      </w:del>
      <w:del w:id="9025" w:author="王哲" w:date="2026-08-26T00:00:00Z">
        <w:r>
          <w:rPr>
            <w:rFonts w:eastAsia="宋体" w:cs="Times New Roman"/>
            <w:szCs w:val="24"/>
          </w:rPr>
          <w:delText>.</w:delText>
        </w:r>
      </w:del>
      <w:del w:id="9026" w:author="王哲" w:date="2026-08-26T00:00:00Z">
        <w:r>
          <w:delText xml:space="preserve"> </w:delText>
        </w:r>
      </w:del>
      <w:bookmarkStart w:id="12" w:name="OLE_LINK1"/>
      <w:bookmarkStart w:id="13" w:name="OLE_LINK2"/>
      <w:bookmarkStart w:id="14" w:name="OLE_LINK7"/>
      <w:bookmarkStart w:id="15" w:name="OLE_LINK6"/>
      <w:bookmarkStart w:id="16" w:name="OLE_LINK5"/>
      <w:del w:id="9027" w:author="王哲" w:date="2026-08-26T00:00:00Z">
        <w:r>
          <w:rPr>
            <w:rFonts w:eastAsia="宋体" w:cs="Times New Roman"/>
            <w:szCs w:val="24"/>
          </w:rPr>
          <w:delText>Supplementary advances include ChemGrapher's bond-order precision</w:delText>
        </w:r>
      </w:del>
      <w:bookmarkEnd w:id="12"/>
      <w:bookmarkEnd w:id="13"/>
      <w:del w:id="9028" w:author="王哲" w:date="2026-08-26T00:00:00Z">
        <w:r>
          <w:rPr>
            <w:rFonts w:eastAsia="宋体" w:cs="Times New Roman"/>
            <w:szCs w:val="24"/>
          </w:rPr>
          <w:fldChar w:fldCharType="begin"/>
        </w:r>
      </w:del>
      <w:del w:id="9029" w:author="王哲" w:date="2026-08-26T00:00:00Z">
        <w:r>
          <w:rPr>
            <w:rFonts w:eastAsia="宋体" w:cs="Times New Roman"/>
            <w:szCs w:val="24"/>
          </w:rPr>
          <w:instrText xml:space="preserve"> ADDIN ZOTERO_ITEM CSL_CITATION {"citationID":"a25smd9dt49","properties":{"formattedCitation":"\\super 11\\nosupersub{}","plainCitation":"11","noteIndex":0},"citationItems":[{"id":38835,"uris":["http://zotero.org/users/10054398/items/FJH5T5FX"],"itemData":{"id":38835,"type":"article-journal","abstract":"In drug discovery, knowledge of the graph structure of chemical compounds is essential. Many thousands of scientific articles and patents in chemistry and pharmaceutical sciences have investigated chemical compounds, but in many cases, the details of the structure of these chemical compounds are published only as an image. A tool to analyze these images automatically and convert them into a chemical graph structure would be useful for many applications, such as drug discovery. A few such tools are available and they are mostly derived from optical character recognition. However, our evaluation of the performance of these tools reveals that they often make mistakes in recognizing the correct bond multiplicity and stereochemical information. In addition, errors sometimes even lead to missing atoms in the resulting graph. In our work, we address these issues by developing a compound recognition method based on machine learning. More specifically, we develop a deep neural network model for optical compound recognition. The deep learning solution presented here consists of a segmentation model, followed by three classification models that predict atom locations, bonds, and charges. Furthermore, this model not only predicts the graph structure of the molecule but also provides all information necessary to relate each component of the resulting graph to the source image. This solution is scalable and can rapidly process thousands of images. Finally, we empirically compare the proposed method with the well-established tool OSRA1 and observe significant error reduction.","container-title":"Journal of Chemical Information and Modeling","DOI":"10.1021/acs.jcim.0c00459","ISSN":"1549-960X","issue":"10","journalAbbreviation":"J Chem Inf Model","language":"eng","page":"4506-4517","PMID":"32924466","source":"PubMed","title":"ChemGrapher: Optical Graph Recognition of Chemical Compounds by Deep Learning","title-short":"ChemGrapher","volume":"60","author":[{"family":"Oldenhof","given":"Martijn"},{"family":"Arany","given":"Adam"},{"family":"Moreau","given":"Yves"},{"family":"Simm","given":"Jaak"}],"issued":{"date-parts":[["2020",10,26]]}}}],"schema":"https://github.com/citation-style-language/schema/raw/master/csl-citation.json"} </w:instrText>
        </w:r>
      </w:del>
      <w:del w:id="9030" w:author="王哲" w:date="2026-08-26T00:00:00Z">
        <w:r>
          <w:rPr>
            <w:rFonts w:eastAsia="宋体" w:cs="Times New Roman"/>
            <w:szCs w:val="24"/>
          </w:rPr>
          <w:fldChar w:fldCharType="separate"/>
        </w:r>
      </w:del>
      <w:del w:id="9031" w:author="王哲" w:date="2026-08-26T00:00:00Z">
        <w:r>
          <w:rPr>
            <w:rFonts w:cs="Times New Roman"/>
            <w:kern w:val="0"/>
            <w:szCs w:val="24"/>
            <w:vertAlign w:val="superscript"/>
          </w:rPr>
          <w:delText>11</w:delText>
        </w:r>
      </w:del>
      <w:del w:id="9032" w:author="王哲" w:date="2026-08-26T00:00:00Z">
        <w:r>
          <w:rPr>
            <w:rFonts w:eastAsia="宋体" w:cs="Times New Roman"/>
            <w:szCs w:val="24"/>
          </w:rPr>
          <w:fldChar w:fldCharType="end"/>
        </w:r>
      </w:del>
      <w:del w:id="9033" w:author="王哲" w:date="2026-08-26T00:00:00Z">
        <w:r>
          <w:rPr>
            <w:rFonts w:eastAsia="宋体" w:cs="Times New Roman"/>
            <w:szCs w:val="24"/>
          </w:rPr>
          <w:delText>, SwinOCSR's 98.58% recognition rate</w:delText>
        </w:r>
      </w:del>
      <w:del w:id="9034" w:author="王哲" w:date="2026-08-26T00:00:00Z">
        <w:r>
          <w:rPr>
            <w:rFonts w:eastAsia="宋体" w:cs="Times New Roman"/>
            <w:szCs w:val="24"/>
          </w:rPr>
          <w:fldChar w:fldCharType="begin"/>
        </w:r>
      </w:del>
      <w:del w:id="9035" w:author="王哲" w:date="2026-08-26T00:00:00Z">
        <w:r>
          <w:rPr>
            <w:rFonts w:eastAsia="宋体" w:cs="Times New Roman"/>
            <w:szCs w:val="24"/>
          </w:rPr>
          <w:instrText xml:space="preserve"> ADDIN ZOTERO_ITEM CSL_CITATION {"citationID":"a1vag5p05vc","properties":{"formattedCitation":"\\super 12\\nosupersub{}","plainCitation":"12","noteIndex":0},"citationItems":[{"id":25137,"uris":["http://zotero.org/users/10054398/items/QK8Y7G4P"],"itemData":{"id":25137,"type":"article-journal","abstract":"Optical chemical structure recognition from scientific publications is essential  for rediscovering a chemical structure. It is an extremely challenging problem, and current rule-based and deep-learning methods cannot achieve satisfactory recognition rates. Herein, we propose SwinOCSR, an end-to-end model based on a Swin Transformer. This model uses the Swin Transformer as the backbone to extract image features and introduces Transformer models to convert chemical information from publications into DeepSMILES. A novel chemical structure dataset was constructed to train and verify our method. Our proposed Swin Transformer-based model was extensively tested against the backbone of existing publicly available deep learning methods. The experimental results show that our model significantly outperforms the compared methods, demonstrating the model's effectiveness. Moreover, we used a focal loss to address the token imbalance problem in the text representation of the chemical structure diagram, and our model achieved an accuracy of 98.58%.","citation-key":"Xu2022a","container-title":"Journal of cheminformatics","DOI":"10.1186/s13321-022-00624-5","ISSN":"1758-2946 (Print)","issue":"1","language":"eng","note":"publisher-place: England","page":"41","PMID":"35778754","title":"SwinOCSR: end-to-end optical chemical structure recognition using a Swin  Transformer.","volume":"14","author":[{"family":"Xu","given":"Zhanpeng"},{"family":"Li","given":"Jianhua"},{"family":"Yang","given":"Zhaopeng"},{"family":"Li","given":"Shiliang"},{"family":"Li","given":"Honglin"}],"issued":{"date-parts":[["2022",7]]}}}],"schema":"https://github.com/citation-style-language/schema/raw/master/csl-citation.json"} </w:instrText>
        </w:r>
      </w:del>
      <w:del w:id="9036" w:author="王哲" w:date="2026-08-26T00:00:00Z">
        <w:r>
          <w:rPr>
            <w:rFonts w:eastAsia="宋体" w:cs="Times New Roman"/>
            <w:szCs w:val="24"/>
          </w:rPr>
          <w:fldChar w:fldCharType="separate"/>
        </w:r>
      </w:del>
      <w:del w:id="9037" w:author="王哲" w:date="2026-08-26T00:00:00Z">
        <w:r>
          <w:rPr>
            <w:rFonts w:cs="Times New Roman"/>
            <w:kern w:val="0"/>
            <w:szCs w:val="24"/>
            <w:vertAlign w:val="superscript"/>
          </w:rPr>
          <w:delText>12</w:delText>
        </w:r>
      </w:del>
      <w:del w:id="9038" w:author="王哲" w:date="2026-08-26T00:00:00Z">
        <w:r>
          <w:rPr>
            <w:rFonts w:eastAsia="宋体" w:cs="Times New Roman"/>
            <w:szCs w:val="24"/>
          </w:rPr>
          <w:fldChar w:fldCharType="end"/>
        </w:r>
      </w:del>
      <w:del w:id="9039" w:author="王哲" w:date="2026-08-26T00:00:00Z">
        <w:r>
          <w:rPr>
            <w:rFonts w:eastAsia="宋体" w:cs="Times New Roman"/>
            <w:szCs w:val="24"/>
          </w:rPr>
          <w:delText>, and ABC-Net's efficient molecular reconstruction via atomic center-point detection</w:delText>
        </w:r>
      </w:del>
      <w:del w:id="9040" w:author="王哲" w:date="2026-08-26T00:00:00Z">
        <w:r>
          <w:rPr>
            <w:rFonts w:eastAsia="宋体" w:cs="Times New Roman"/>
            <w:szCs w:val="24"/>
          </w:rPr>
          <w:fldChar w:fldCharType="begin"/>
        </w:r>
      </w:del>
      <w:del w:id="9041" w:author="王哲" w:date="2026-08-26T00:00:00Z">
        <w:r>
          <w:rPr>
            <w:rFonts w:eastAsia="宋体" w:cs="Times New Roman"/>
            <w:szCs w:val="24"/>
          </w:rPr>
          <w:instrText xml:space="preserve"> ADDIN ZOTERO_ITEM CSL_CITATION {"citationID":"a92mch0a7t","properties":{"formattedCitation":"\\super 13\\nosupersub{}","plainCitation":"13","noteIndex":0},"citationItems":[{"id":38861,"uris":["http://zotero.org/users/10054398/items/4FQQMUQB"],"itemData":{"id":38861,"type":"article-journal","abstract":"Structural information for chemical compounds is often described by pictorial images in most scientific documents, which cannot be easily understood and manipulated by computers. This dilemma makes optical chemical structure recognition (OCSR) an essential tool for automatically mining knowledge from an enormous amount of literature. However, existing OCSR methods fall far short of our expectations for realistic requirements due to their poor recovery accuracy. In this paper, we developed a deep neural network model named ABC-Net (Atom and Bond Center Network) to predict graph structures directly. Based on the divide-and-conquer principle, we propose to model an atom or a bond as a single point in the center. In this way, we can leverage a fully convolutional neural network (CNN) to generate a series of heat-maps to identify these points and predict relevant properties, such as atom types, atom charges, bond types and other properties. Thus, the molecular structure can be recovered by assembling the detected atoms and bonds. Our approach integrates all the detection and property prediction tasks into a single fully CNN, which is scalable and capable of processing molecular images quite efficiently. Experimental results demonstrate that our method could achieve a significant improvement in recognition performance compared with publicly available tools. The proposed method could be considered as a promising solution to OCSR problems and a starting point for the acquisition of molecular information in the literature.","container-title":"Briefings in Bioinformatics","DOI":"10.1093/bib/bbac033","ISSN":"1477-4054","issue":"2","journalAbbreviation":"Brief Bioinform","language":"eng","page":"bbac033","PMID":"35212357","source":"PubMed","title":"ABC-Net: a divide-and-conquer based deep learning architecture for SMILES recognition from molecular images","title-short":"ABC-Net","volume":"23","author":[{"family":"Zhang","given":"Xiao-Chen"},{"family":"Yi","given":"Jia-Cai"},{"family":"Yang","given":"Guo-Ping"},{"family":"Wu","given":"Cheng-Kun"},{"family":"Hou","given":"Ting-Jun"},{"family":"Cao","given":"Dong-Sheng"}],"issued":{"date-parts":[["2022",3,10]]}}}],"schema":"https://github.com/citation-style-language/schema/raw/master/csl-citation.json"} </w:instrText>
        </w:r>
      </w:del>
      <w:del w:id="9042" w:author="王哲" w:date="2026-08-26T00:00:00Z">
        <w:r>
          <w:rPr>
            <w:rFonts w:eastAsia="宋体" w:cs="Times New Roman"/>
            <w:szCs w:val="24"/>
          </w:rPr>
          <w:fldChar w:fldCharType="separate"/>
        </w:r>
      </w:del>
      <w:del w:id="9043" w:author="王哲" w:date="2026-08-26T00:00:00Z">
        <w:r>
          <w:rPr>
            <w:rFonts w:cs="Times New Roman"/>
            <w:kern w:val="0"/>
            <w:szCs w:val="24"/>
            <w:vertAlign w:val="superscript"/>
          </w:rPr>
          <w:delText>13</w:delText>
        </w:r>
      </w:del>
      <w:del w:id="9044" w:author="王哲" w:date="2026-08-26T00:00:00Z">
        <w:r>
          <w:rPr>
            <w:rFonts w:eastAsia="宋体" w:cs="Times New Roman"/>
            <w:szCs w:val="24"/>
          </w:rPr>
          <w:fldChar w:fldCharType="end"/>
        </w:r>
      </w:del>
      <w:del w:id="9045" w:author="王哲" w:date="2026-08-26T00:00:00Z">
        <w:r>
          <w:rPr>
            <w:rFonts w:eastAsia="宋体" w:cs="Times New Roman"/>
            <w:szCs w:val="24"/>
          </w:rPr>
          <w:delText xml:space="preserve">. </w:delText>
        </w:r>
      </w:del>
      <w:bookmarkEnd w:id="14"/>
      <w:bookmarkEnd w:id="15"/>
      <w:bookmarkEnd w:id="16"/>
      <w:del w:id="9046" w:author="王哲" w:date="2026-08-26T00:00:00Z">
        <w:r>
          <w:rPr>
            <w:rFonts w:eastAsia="宋体" w:cs="Times New Roman"/>
            <w:szCs w:val="24"/>
          </w:rPr>
          <w:delText>This generation of tools collectively enables: (i) accurate digitization of legacy publications, (ii) efficient processing of contemporary literature, and (iii) seamless integration with research pipelines through real-time editing interfaces.</w:delText>
        </w:r>
      </w:del>
      <w:bookmarkEnd w:id="10"/>
      <w:bookmarkEnd w:id="11"/>
      <w:ins w:id="9047" w:author="王哲" w:date="2026-08-26T00:00:00Z">
        <w:r>
          <w:rPr>
            <w:rFonts w:eastAsia="宋体" w:cs="Times New Roman"/>
            <w:szCs w:val="24"/>
          </w:rPr>
          <w:t xml:space="preserve">Deep learning has addressed these limitations through specialized solutions: DECIMER.ai overcomes publication variability with its dedicated segmentation–classification pipeline3, while ChemReco solves hand-drawn diagram recognition with 96.9% accuracy via EfficientNet-Transformer hybridization8. MolScribe tackles stereochemical complexity through geometric analysis9, and MolMiner's integrated framework (MobileNetv2/YOLOv5/EasyOCR) delivers benchmark-leading performance with batch PDF processing—directly addressing literature backlogs10. Supplementary advances include ChemGrapher's bond-order precision11, SwinOCSR's 98.58% recognition rate12, and ABC-Net's efficient molecular reconstruction via atomic center-point detection13. This generation of tools collectively enables: (i) accurate digitization of legacy publications, (ii) efficient processing of contemporary literature, and (iii) seamless integration with research pipelines through real-time editing interfaces.</w:t>
        </w:r>
      </w:ins>
    </w:p>
    <w:p w14:paraId="363F2EA6">
      <w:pPr>
        <w:ind w:firstLine="480"/>
        <w:rPr>
          <w:rFonts w:eastAsia="宋体" w:cs="Times New Roman"/>
          <w:szCs w:val="24"/>
        </w:rPr>
      </w:pPr>
      <w:del w:id="9056" w:author="王哲" w:date="2026-08-26T00:00:00Z">
        <w:r>
          <w:rPr>
            <w:rFonts w:eastAsia="宋体" w:cs="Times New Roman"/>
            <w:szCs w:val="24"/>
          </w:rPr>
          <w:delText>Despite these remarkable technological achievements, current OCSR systems exhibit a critical functional limitation: the inability to autonomously associate recognized molecular structures with their corresponding bioactivity profiles. This capability gap fundamentally constrains applications in drug discovery, where the integration of structural and pharmacological data is essential for target identification, rational compound design, high-throughput drug screening, and mechanism elucidation. The development of next-generation OCSR platforms capable of bridging this structure-activity divide represents both a significant challenge and opportunity for the field.</w:delText>
        </w:r>
      </w:del>
      <w:ins w:id="9057" w:author="王哲" w:date="2026-08-26T00:00:00Z">
        <w:r>
          <w:rPr>
            <w:rFonts w:eastAsia="宋体" w:cs="Times New Roman"/>
            <w:szCs w:val="24"/>
          </w:rPr>
          <w:t xml:space="preserve">Despite these remarkable technological achievements, current OCSR systems exhibit a critical functional limitation: the inability to autonomously associate recognized molecular structures with their corresponding bioactivity profiles. Structure-only patent resources such as PatCID4 aggregate patent chemical structures at scale, yet automated association of those structures with their measured activities remains outstanding. This capability gap constrains applications in drug discovery, where the integration of structural and pharmacological data is essential for target identification, rational compound design, high-throughput drug screening, and mechanism elucidation. The development of next-generation OCSR platforms capable of bridging this structure–activity divide represents both a significant challenge and opportunity for the field.</w:t>
        </w:r>
      </w:ins>
    </w:p>
    <w:p w14:paraId="375EAA9C">
      <w:pPr>
        <w:ind w:firstLine="480"/>
        <w:rPr>
          <w:rFonts w:eastAsia="宋体" w:cs="Times New Roman"/>
          <w:szCs w:val="24"/>
        </w:rPr>
      </w:pPr>
      <w:del w:id="9058" w:author="王哲" w:date="2026-08-26T00:00:00Z">
        <w:r>
          <w:rPr>
            <w:rFonts w:eastAsia="宋体" w:cs="Times New Roman"/>
            <w:szCs w:val="24"/>
          </w:rPr>
          <w:delText>To operationalize this capability, we present BioChemInsight—an integrated pipeline</w:delText>
        </w:r>
      </w:del>
      <w:del w:id="9059" w:author="王哲" w:date="2026-08-26T00:00:00Z">
        <w:r>
          <w:rPr>
            <w:rFonts w:hint="eastAsia" w:eastAsia="宋体" w:cs="Times New Roman"/>
            <w:szCs w:val="24"/>
          </w:rPr>
          <w:delText xml:space="preserve"> </w:delText>
        </w:r>
      </w:del>
      <w:del w:id="9060" w:author="王哲" w:date="2026-08-26T00:00:00Z">
        <w:r>
          <w:rPr>
            <w:rFonts w:eastAsia="宋体" w:cs="Times New Roman"/>
            <w:szCs w:val="24"/>
          </w:rPr>
          <w:delText>that combines chemical structure recognition with bioactivity data extraction to automatically extract and associate structural information with bioactivity data from publications, enabling the subsequent derivation of structure-activity relationships. Our system employs a multi-component pipeline: (1) DECIMER Segmentation for accurate chemical structure detection from PDFs</w:delText>
        </w:r>
      </w:del>
      <w:del w:id="9061" w:author="王哲" w:date="2026-08-26T00:00:00Z">
        <w:r>
          <w:rPr>
            <w:rFonts w:eastAsia="宋体" w:cs="Times New Roman"/>
            <w:szCs w:val="24"/>
          </w:rPr>
          <w:fldChar w:fldCharType="begin"/>
        </w:r>
      </w:del>
      <w:del w:id="9062" w:author="王哲" w:date="2026-08-26T00:00:00Z">
        <w:r>
          <w:rPr>
            <w:rFonts w:eastAsia="宋体" w:cs="Times New Roman"/>
            <w:szCs w:val="24"/>
          </w:rPr>
          <w:instrText xml:space="preserve"> ADDIN ZOTERO_ITEM CSL_CITATION {"citationID":"6o7Tm5T3","properties":{"formattedCitation":"\\super 3\\nosupersub{}","plainCitation":"3","noteIndex":0},"citationItems":[{"id":38738,"uris":["http://zotero.org/users/10054398/items/ULBARJ3C"],"itemData":{"id":38738,"type":"article-journal","abstract":"The number of publications describing chemical structures has increased steadily over the last decades. However, the majority of published chemical information is currently not available in machine-readable form in public databases. It remains a challenge to automate the process of information extraction in a way that requires less manual intervention - especially the mining of chemical structure depictions. As an open-source platform that leverages recent advancements in deep learning, computer vision, and natural language processing, DECIMER.ai (Deep lEarning for Chemical IMagE Recognition) strives to automatically segment, classify, and translate chemical structure depictions from the printed literature. The segmentation and classification tools are the only openly available packages of their kind, and the optical chemical structure recognition (OCSR) core application yields outstanding performance on all benchmark datasets. The source code, the trained models and the datasets developed in this work have been published under permissive licences. An instance of the DECIMER web application is available at https://decimer.ai.","container-title":"Nature Communications","DOI":"10.1038/s41467-023-40782-0","ISSN":"2041-1723","issue":"1","journalAbbreviation":"Nat Commun","language":"en","license":"2023 The Author(s)","page":"5045","publisher":"Nature Publishing Group","source":"www.nature.com","title":"DECIMER.ai: an open platform for automated optical chemical structure identification, segmentation and recognition in scientific publications","title-short":"DECIMER.ai","volume":"14","author":[{"family":"Rajan","given":"Kohulan"},{"family":"Brinkhaus","given":"Henning Otto"},{"family":"Agea","given":"M. Isabel"},{"family":"Zielesny","given":"Achim"},{"family":"Steinbeck","given":"Christoph"}],"issued":{"date-parts":[["2023",8,19]]}}}],"schema":"https://github.com/citation-style-language/schema/raw/master/csl-citation.json"} </w:instrText>
        </w:r>
      </w:del>
      <w:del w:id="9063" w:author="王哲" w:date="2026-08-26T00:00:00Z">
        <w:r>
          <w:rPr>
            <w:rFonts w:eastAsia="宋体" w:cs="Times New Roman"/>
            <w:szCs w:val="24"/>
          </w:rPr>
          <w:fldChar w:fldCharType="separate"/>
        </w:r>
      </w:del>
      <w:del w:id="9064" w:author="王哲" w:date="2026-08-26T00:00:00Z">
        <w:r>
          <w:rPr>
            <w:rFonts w:cs="Times New Roman"/>
            <w:kern w:val="0"/>
            <w:szCs w:val="24"/>
            <w:vertAlign w:val="superscript"/>
          </w:rPr>
          <w:delText>3</w:delText>
        </w:r>
      </w:del>
      <w:del w:id="9065" w:author="王哲" w:date="2026-08-26T00:00:00Z">
        <w:r>
          <w:rPr>
            <w:rFonts w:eastAsia="宋体" w:cs="Times New Roman"/>
            <w:szCs w:val="24"/>
          </w:rPr>
          <w:fldChar w:fldCharType="end"/>
        </w:r>
      </w:del>
      <w:del w:id="9066" w:author="王哲" w:date="2026-08-26T00:00:00Z">
        <w:r>
          <w:rPr>
            <w:rFonts w:eastAsia="宋体" w:cs="Times New Roman"/>
            <w:szCs w:val="24"/>
          </w:rPr>
          <w:delText xml:space="preserve">, followed by conversion to SMILES format using </w:delText>
        </w:r>
      </w:del>
      <w:bookmarkStart w:id="17" w:name="OLE_LINK16"/>
      <w:bookmarkStart w:id="18" w:name="OLE_LINK17"/>
      <w:del w:id="9067" w:author="王哲" w:date="2026-08-26T00:00:00Z">
        <w:r>
          <w:rPr>
            <w:rFonts w:eastAsia="宋体" w:cs="Times New Roman"/>
            <w:szCs w:val="24"/>
          </w:rPr>
          <w:delText>MolNexTR</w:delText>
        </w:r>
      </w:del>
      <w:ins w:id="2" w:author="王哲" w:date="2026-08-11T13:59:16Z" w16du:dateUtc="2026-08-11T13:59:16Z">
        <w:del w:id="9068" w:author="王哲" w:date="2026-08-26T00:00:00Z">
          <w:r w:rsidR="88E52ED6">
            <w:rPr>
              <w:rFonts w:eastAsia="宋体" w:cs="Times New Roman"/>
              <w:color w:val="000000"/>
              <w:szCs w:val="24"/>
            </w:rPr>
            <w:delText xml:space="preserve"> extended with a Mixture-of-Experts (MoE) decoder that routes each depiction to dedicated experts for complete molecules, Markush scaffolds, and fragments</w:delText>
          </w:r>
        </w:del>
      </w:ins>
      <w:bookmarkEnd w:id="17"/>
      <w:bookmarkEnd w:id="18"/>
      <w:del w:id="9069" w:author="王哲" w:date="2026-08-26T00:00:00Z">
        <w:r>
          <w:rPr>
            <w:rFonts w:eastAsia="宋体" w:cs="Times New Roman"/>
            <w:szCs w:val="24"/>
          </w:rPr>
          <w:delText>,</w:delText>
        </w:r>
      </w:del>
      <w:bookmarkStart w:id="19" w:name="OLE_LINK10"/>
      <w:bookmarkStart w:id="20" w:name="OLE_LINK11"/>
      <w:del w:id="9070" w:author="王哲" w:date="2026-08-26T00:00:00Z">
        <w:r>
          <w:rPr>
            <w:rFonts w:eastAsia="宋体" w:cs="Times New Roman"/>
            <w:szCs w:val="24"/>
          </w:rPr>
          <w:delText xml:space="preserve"> (2) </w:delText>
        </w:r>
      </w:del>
      <w:bookmarkStart w:id="21" w:name="OLE_LINK18"/>
      <w:bookmarkStart w:id="22" w:name="OLE_LINK13"/>
      <w:del w:id="9071" w:author="王哲" w:date="2026-08-26T00:00:00Z">
        <w:r>
          <w:rPr>
            <w:rFonts w:eastAsia="宋体" w:cs="Times New Roman"/>
            <w:szCs w:val="24"/>
          </w:rPr>
          <w:delText>A Vision-Language Model (GLM-4.5V) process</w:delText>
        </w:r>
      </w:del>
      <w:del w:id="9072" w:author="王哲" w:date="2026-08-26T00:00:00Z">
        <w:r>
          <w:rPr>
            <w:rFonts w:hint="eastAsia" w:eastAsia="宋体" w:cs="Times New Roman"/>
            <w:szCs w:val="24"/>
          </w:rPr>
          <w:delText>es</w:delText>
        </w:r>
      </w:del>
      <w:del w:id="9073" w:author="王哲" w:date="2026-08-26T00:00:00Z">
        <w:r>
          <w:rPr>
            <w:rFonts w:eastAsia="宋体" w:cs="Times New Roman"/>
            <w:szCs w:val="24"/>
          </w:rPr>
          <w:delText xml:space="preserve"> red-boxed regions annotated by DECIMER Segmentation,</w:delText>
        </w:r>
      </w:del>
      <w:del w:id="9074" w:author="王哲" w:date="2026-08-26T00:00:00Z">
        <w:r>
          <w:delText xml:space="preserve"> </w:delText>
        </w:r>
      </w:del>
      <w:del w:id="9075" w:author="王哲" w:date="2026-08-26T00:00:00Z">
        <w:r>
          <w:rPr>
            <w:rFonts w:eastAsia="宋体" w:cs="Times New Roman"/>
            <w:szCs w:val="24"/>
          </w:rPr>
          <w:delText>containing structures and their labels, to associate each structure with its identifier through spatial correlation</w:delText>
        </w:r>
      </w:del>
      <w:ins w:id="3" w:author="王哲" w:date="2026-08-11T13:59:16Z" w16du:dateUtc="2026-08-11T13:59:16Z">
        <w:del w:id="9076" w:author="王哲" w:date="2026-08-26T00:00:00Z">
          <w:r w:rsidR="88E52ED6">
            <w:rPr>
              <w:rFonts w:eastAsia="宋体" w:cs="Times New Roman"/>
              <w:color w:val="000000"/>
              <w:szCs w:val="24"/>
            </w:rPr>
            <w:delText xml:space="preserve">, classify each candidate as a complete compound, Markush scaffold, or fragment, and visually verify low-confidence structures</w:delText>
          </w:r>
        </w:del>
      </w:ins>
      <w:bookmarkEnd w:id="19"/>
      <w:bookmarkEnd w:id="20"/>
      <w:bookmarkEnd w:id="21"/>
      <w:bookmarkEnd w:id="22"/>
      <w:del w:id="9077" w:author="王哲" w:date="2026-08-26T00:00:00Z">
        <w:r>
          <w:rPr>
            <w:rFonts w:eastAsia="宋体" w:cs="Times New Roman"/>
            <w:szCs w:val="24"/>
          </w:rPr>
          <w:delText>, and (3) PaddleOCR v2.6 converts PDFs to Markdown, after which GLM-4.6 parses this Markdown to extract specified bioactivity data (e.g., IC₅₀, EC₅₀, Ki) with normalized units (nM/μM).</w:delText>
        </w:r>
      </w:del>
      <w:del w:id="9078" w:author="王哲" w:date="2026-08-26T00:00:00Z">
        <w:r>
          <w:rPr>
            <w:rFonts w:hint="eastAsia" w:eastAsia="宋体" w:cs="Times New Roman"/>
            <w:szCs w:val="24"/>
          </w:rPr>
          <w:delText xml:space="preserve"> </w:delText>
        </w:r>
      </w:del>
      <w:del w:id="9079" w:author="王哲" w:date="2026-08-26T00:00:00Z">
        <w:r>
          <w:rPr>
            <w:rFonts w:eastAsia="宋体" w:cs="Times New Roman"/>
            <w:szCs w:val="24"/>
          </w:rPr>
          <w:delText>BioChemInsight generates structured data files that systematically associate compound IDs with their corresponding SMILES structures and bioactivity metrics, providing ready-to-use datasets for drug optimization, drug screening, and machine learning applications—all without requiring human intervention.</w:delText>
        </w:r>
      </w:del>
      <w:ins w:id="9080" w:author="王哲" w:date="2026-08-26T00:00:00Z">
        <w:r>
          <w:rPr>
            <w:rFonts w:eastAsia="宋体" w:cs="Times New Roman"/>
            <w:szCs w:val="24"/>
          </w:rPr>
          <w:t xml:space="preserve">To operationalize this capability, we present BioChemInsight—an integrated pipeline that combines chemical structure recognition with bioactivity data extraction to automatically extract and associate structural information with bioactivity data from publications, enabling the subsequent derivation of structure–activity relationships (Figure 1). Our system employs a multi-component pipeline: (1) DECIMER Segmentation for accurate chemical structure detection from PDFs3, followed by conversion to SMILES format using a mixture-of-experts (MoE) extension of MolNexTR in which the frozen base network handles complete molecules while dedicated sidecar experts handle Markush scaffolds, fragments and attachment atoms, guided by a calibrated confidence head with visual re-verification of low-confidence decodings; (2) a vision–language model, accessed through an OpenAI-compatible endpoint (GLM-4.5V recommended; a Gemma-class model in the production deployment), processes red-boxed regions annotated by DECIMER Segmentation—containing structures and their labels—to associate each structure with its identifier through spatial and page-scheme analysis; and (3) PaddleOCR converts page renders into structured Markdown, after which an OpenAI-compatible large language model parses this Markdown to extract experimentally measured bioactivity data (e.g., IC₅₀, EC₅₀, Ki) with normalized units (nM/µM), while explicitly rejecting computationally predicted values such as docking scores. BioChemInsight generates structured data files that systematically associate compound IDs with their corresponding SMILES structures and bioactivity metrics, providing curated datasets for drug optimization, drug screening, and machine learning applications.</w:t>
        </w:r>
      </w:ins>
    </w:p>
    <w:p w14:paraId="34F9165B">
      <w:pPr>
        <w:ind w:firstLine="480"/>
        <w:rPr>
          <w:rFonts w:eastAsia="宋体" w:cs="Times New Roman"/>
          <w:szCs w:val="24"/>
        </w:rPr>
      </w:pPr>
      <w:del w:id="9081" w:author="王哲" w:date="2026-08-26T00:00:00Z">
        <w:r>
          <w:rPr>
            <w:rFonts w:eastAsia="宋体" w:cs="Times New Roman"/>
            <w:szCs w:val="24"/>
          </w:rPr>
          <w:delText xml:space="preserve">The complete BioChemInsight suite is publicly hosted on GitHub (https://github.com/dahuilangda/BioChemInsight), enabling easy deployment and modular customization. By automating the association between chemical structures and bioactivity profiles, the platform reduces data preprocessing time while generating high-quality datasets. These curated datasets provide high-quality training data that improves the predictive accuracy of machine learning/deep learning models and enables robust structure-activity relationship analysis. </w:delText>
        </w:r>
      </w:del>
      <w:bookmarkStart w:id="23" w:name="OLE_LINK22"/>
      <w:bookmarkStart w:id="24" w:name="OLE_LINK23"/>
      <w:del w:id="9082" w:author="王哲" w:date="2026-08-26T00:00:00Z">
        <w:r>
          <w:rPr>
            <w:rFonts w:eastAsia="宋体" w:cs="Times New Roman"/>
            <w:szCs w:val="24"/>
          </w:rPr>
          <w:delText>BioChemInsight represents a significant step toward data-centric pharmaceutical research by enabling end-to-end automation of structure-activity data extraction.</w:delText>
        </w:r>
      </w:del>
      <w:bookmarkEnd w:id="23"/>
      <w:bookmarkEnd w:id="24"/>
      <w:ins w:id="9083" w:author="王哲" w:date="2026-08-26T00:00:00Z">
        <w:r>
          <w:rPr>
            <w:rFonts w:eastAsia="宋体" w:cs="Times New Roman"/>
            <w:szCs w:val="24"/>
          </w:rPr>
          <w:t xml:space="preserve">The complete BioChemInsight suite is publicly hosted on GitHub (https://github.com/dahuilangda/BioChemInsight), enabling easy deployment and modular customization. By automating the association between chemical structures and bioactivity profiles, the platform markedly reduces manual data-preprocessing effort while generating datasets whose record-level reliability was quantified by stratified expert adjudication of a 507-item sample (98.8% correct). These curated datasets provide high-quality training data for machine learning and deep learning models and enable robust structure–activity relationship analysis. BioChemInsight represents a significant step toward data-centric pharmaceutical research by enabling automation of structure–activity data extraction with guided human checkpoints.</w:t>
        </w:r>
      </w:ins>
    </w:p>
    <w:bookmarkEnd w:id="25"/>
    <w:bookmarkEnd w:id="30"/>
    <w:bookmarkEnd w:id="31"/>
    <w:bookmarkEnd w:id="32"/>
    <w:p w14:paraId="47991F6F">
      <w:pPr>
        <w:spacing w:line="480" w:lineRule="auto"/>
        <w:ind w:firstLine="562"/>
      </w:pPr>
      <w:r>
        <w:rPr>
          <w:rFonts w:eastAsia="宋体" w:cs="Times New Roman"/>
          <w:b/>
          <w:bCs/>
          <w:sz w:val="28"/>
          <w:szCs w:val="28"/>
          <w:lang w:bidi="ar"/>
        </w:rPr>
        <w:t>Results</w:t>
      </w:r>
      <w:r>
        <w:rPr>
          <w:rFonts w:hint="eastAsia" w:eastAsia="宋体" w:cs="Times New Roman"/>
          <w:b/>
          <w:bCs/>
          <w:sz w:val="28"/>
          <w:szCs w:val="28"/>
          <w:lang w:bidi="ar"/>
        </w:rPr>
        <w:t xml:space="preserve"> </w:t>
      </w:r>
      <w:r>
        <w:rPr>
          <w:rFonts w:eastAsia="宋体" w:cs="Times New Roman"/>
          <w:b/>
          <w:bCs/>
          <w:sz w:val="28"/>
          <w:szCs w:val="28"/>
          <w:lang w:bidi="ar"/>
        </w:rPr>
        <w:t>and</w:t>
      </w:r>
      <w:r>
        <w:rPr>
          <w:rFonts w:hint="eastAsia" w:eastAsia="宋体" w:cs="Times New Roman"/>
          <w:b/>
          <w:bCs/>
          <w:sz w:val="28"/>
          <w:szCs w:val="28"/>
          <w:lang w:bidi="ar"/>
        </w:rPr>
        <w:t xml:space="preserve"> </w:t>
      </w:r>
      <w:r>
        <w:rPr>
          <w:rFonts w:eastAsia="宋体" w:cs="Times New Roman"/>
          <w:b/>
          <w:bCs/>
          <w:sz w:val="28"/>
          <w:szCs w:val="28"/>
          <w:lang w:bidi="ar"/>
        </w:rPr>
        <w:t>Discussion</w:t>
      </w:r>
      <w:bookmarkStart w:id="33" w:name="_Hlk154249651"/>
    </w:p>
    <w:p w14:paraId="075C3D00">
      <w:pPr>
        <w:pStyle w:val="21"/>
        <w:numPr>
          <w:ilvl w:val="0"/>
          <w:numId w:val="3"/>
        </w:numPr>
        <w:ind w:firstLineChars="0"/>
        <w:rPr>
          <w:rFonts w:cs="Times New Roman (标题 CS)"/>
          <w:b/>
          <w:bCs/>
          <w:szCs w:val="32"/>
        </w:rPr>
      </w:pPr>
      <w:r>
        <w:rPr>
          <w:rFonts w:hint="eastAsia" w:cs="Times New Roman (标题 CS)"/>
          <w:b/>
          <w:bCs/>
          <w:szCs w:val="32"/>
        </w:rPr>
        <w:t>Front-end Interface and Workflow for Interactive SAR Data Extraction</w:t>
      </w:r>
    </w:p>
    <w:p w14:paraId="5DEBFF96">
      <w:pPr>
        <w:ind w:firstLine="480"/>
      </w:pPr>
      <w:del w:id="9133" w:author="王哲" w:date="2026-08-26T00:00:00Z">
        <w:r>
          <w:rPr>
            <w:rFonts w:hint="eastAsia"/>
          </w:rPr>
          <w:delText>The BioChemInsight Workbench</w:delText>
        </w:r>
      </w:del>
      <w:del w:id="9134" w:author="王哲" w:date="2026-08-26T00:00:00Z">
        <w:r>
          <w:delText>’</w:delText>
        </w:r>
      </w:del>
      <w:del w:id="9135" w:author="王哲" w:date="2026-08-26T00:00:00Z">
        <w:r>
          <w:rPr>
            <w:rFonts w:hint="eastAsia"/>
          </w:rPr>
          <w:delText>s front-end interface empowers researchers to curate SAR data from patents through a modular, interactive workflow that emphasizes manual, page-level control. As shown in Figure 2A, a four-step navigation (Upload PDF→Structures→Bioactivity→Review) guides users with progress tracking (e.g., upload percentage) and clear step labels, while automatic thumbnail generation for the uploaded PDF reduces technical overhead in preprocessing. Figure 2B and 2C highlight the platform</w:delText>
        </w:r>
      </w:del>
      <w:del w:id="9136" w:author="王哲" w:date="2026-08-26T00:00:00Z">
        <w:r>
          <w:delText>’</w:delText>
        </w:r>
      </w:del>
      <w:del w:id="9137" w:author="王哲" w:date="2026-08-26T00:00:00Z">
        <w:r>
          <w:rPr>
            <w:rFonts w:hint="eastAsia"/>
          </w:rPr>
          <w:delText xml:space="preserve">s focus on user-driven page curation. In the </w:delText>
        </w:r>
      </w:del>
      <w:del w:id="9138" w:author="王哲" w:date="2026-08-26T00:00:00Z">
        <w:r>
          <w:delText>“</w:delText>
        </w:r>
      </w:del>
      <w:del w:id="9139" w:author="王哲" w:date="2026-08-26T00:00:00Z">
        <w:r>
          <w:rPr>
            <w:rFonts w:hint="eastAsia"/>
          </w:rPr>
          <w:delText>Structure Explorer</w:delText>
        </w:r>
      </w:del>
      <w:del w:id="9140" w:author="王哲" w:date="2026-08-26T00:00:00Z">
        <w:r>
          <w:delText>”</w:delText>
        </w:r>
      </w:del>
      <w:del w:id="9141" w:author="王哲" w:date="2026-08-26T00:00:00Z">
        <w:r>
          <w:rPr>
            <w:rFonts w:hint="eastAsia"/>
          </w:rPr>
          <w:delText xml:space="preserve"> (Figure 2B), users manually select pages that contain chemical structures, which are presented as grid-based thumbnails with clear page numbering. In the </w:delText>
        </w:r>
      </w:del>
      <w:del w:id="9142" w:author="王哲" w:date="2026-08-26T00:00:00Z">
        <w:r>
          <w:delText>“</w:delText>
        </w:r>
      </w:del>
      <w:del w:id="9143" w:author="王哲" w:date="2026-08-26T00:00:00Z">
        <w:r>
          <w:rPr>
            <w:rFonts w:hint="eastAsia"/>
          </w:rPr>
          <w:delText>Bioactivity Page Selection</w:delText>
        </w:r>
      </w:del>
      <w:del w:id="9144" w:author="王哲" w:date="2026-08-26T00:00:00Z">
        <w:r>
          <w:delText>”</w:delText>
        </w:r>
      </w:del>
      <w:del w:id="9145" w:author="王哲" w:date="2026-08-26T00:00:00Z">
        <w:r>
          <w:rPr>
            <w:rFonts w:hint="eastAsia"/>
          </w:rPr>
          <w:delText xml:space="preserve"> module (Figure 2C), users identify pages holding bioactivity data (e.g., assay tables) and manually enter corresponding assay names. This design acknowledges the heterogeneous layout of patent documents, where chemical structures, text, and tables are often scattered; manual page-level selection ensures that relevant content is accurately targeted—a critical prerequisite for high-quality SAR extraction.</w:delText>
        </w:r>
      </w:del>
      <w:ins w:id="9146" w:author="王哲" w:date="2026-08-26T00:00:00Z">
        <w:r>
          <w:rPr>
            <w:rFonts w:hint="eastAsia"/>
          </w:rPr>
          <w:t xml:space="preserve">The BioChemInsight Workbench's front-end interface enables researchers to curate SAR data from patents through a modular, interactive workflow that emphasizes manual, page-level control. As shown in Figure 2A, a four-step navigation (Upload PDF → Structures → Bioactivity → Review) guides users with progress tracking (e.g., upload percentage) and clear step labels, while automatic thumbnail generation for the uploaded PDF reduces technical overhead in preprocessing. Figure 2B and 2C highlight the platform's focus on user-driven page curation. In the “Structure Explorer” (Figure 2B), users manually select pages that contain chemical structures, which are presented as grid-based thumbnails with clear page numbering. In the “Bioactivity Page Selection” module (Figure 2C), users identify pages holding bioactivity data (e.g., assay tables) and manually enter corresponding assay names. This design acknowledges the heterogeneous layout of patent documents, where chemical structures, text, and tables are often scattered; manual page-level selection ensures that relevant content is accurately targeted—a critical prerequisite for high-quality SAR extraction.</w:t>
        </w:r>
      </w:ins>
    </w:p>
    <w:p w14:paraId="44B28955">
      <w:pPr>
        <w:ind w:firstLine="480"/>
      </w:pPr>
      <w:r>
        <w:rPr>
          <w:rFonts w:hint="eastAsia"/>
        </w:rPr>
        <w:t xml:space="preserve">The visual layout of both modules (grid-based thumbnails, clear labeling) enables efficient browsing of multi-modal patent content. By separating structure-page and bioactivity-page selection into dedicated modules, the interface reduces cognitive load and supports precise, step-wise curation. For instance, a researcher working on a kinase-inhibitor patent can use the Structure Explorer to isolate pages showing compound structures, then switch to the Bioactivity Page Selection to locate pages containing dose-response or enzyme-activity data, and finally input assay names (e.g., </w:t>
      </w:r>
      <w:r>
        <w:t>“</w:t>
      </w:r>
      <w:r>
        <w:rPr>
          <w:rFonts w:hint="eastAsia"/>
        </w:rPr>
        <w:t>Kinase Inhibition Assay</w:t>
      </w:r>
      <w:r>
        <w:t>”</w:t>
      </w:r>
      <w:r>
        <w:rPr>
          <w:rFonts w:hint="eastAsia"/>
        </w:rPr>
        <w:t>) to contextualize the extracted values. While this manual curation approach gives users full control, it may introduce inter-user variability or become tedious for large document sets. Future versions could incorporate AI-assisted page classification (e.g., automatically detecting structure-rich or assay-rich pages) to complement—rather than replace—user judgment. Overall, the interface</w:t>
      </w:r>
      <w:r>
        <w:t>’</w:t>
      </w:r>
      <w:r>
        <w:rPr>
          <w:rFonts w:hint="eastAsia"/>
        </w:rPr>
        <w:t>s explicit manual page selection (as embodied in Figure 2B and 2C) ensures that SAR curation remains both user-directed and visually intuitive, laying a robust foundation for subsequent structure extraction and bioactivity validation.</w:t>
      </w:r>
    </w:p>
    <w:p w14:paraId="1A5445F1">
      <w:pPr>
        <w:pStyle w:val="50"/>
        <w:jc w:val="both"/>
      </w:pPr>
    </w:p>
    <w:p w14:paraId="0A2E63F0">
      <w:pPr>
        <w:pStyle w:val="50"/>
      </w:pPr>
      <w:r>
        <w:rPr>
          <w:rFonts w:hint="eastAsia"/>
        </w:rPr>
        <w:drawing>
          <wp:inline distT="0" distB="0" distL="114300" distR="114300">
            <wp:extent cx="5255260" cy="2555875"/>
            <wp:effectExtent l="0" t="0" r="2540" b="9525"/>
            <wp:docPr id="8" name="图片 8" descr="BioChemInsight1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ioChemInsight1_06"/>
                    <pic:cNvPicPr>
                      <a:picLocks noChangeAspect="1"/>
                    </pic:cNvPicPr>
                  </pic:nvPicPr>
                  <pic:blipFill>
                    <a:blip r:embed="rId8"/>
                    <a:srcRect l="1387" t="3343" r="5510" b="16181"/>
                    <a:stretch>
                      <a:fillRect/>
                    </a:stretch>
                  </pic:blipFill>
                  <pic:spPr>
                    <a:xfrm>
                      <a:off x="0" y="0"/>
                      <a:ext cx="5255260" cy="2555875"/>
                    </a:xfrm>
                    <a:prstGeom prst="rect">
                      <a:avLst/>
                    </a:prstGeom>
                  </pic:spPr>
                </pic:pic>
              </a:graphicData>
            </a:graphic>
          </wp:inline>
        </w:drawing>
      </w:r>
    </w:p>
    <w:p w14:paraId="29629B05">
      <w:pPr>
        <w:pStyle w:val="50"/>
        <w:jc w:val="both"/>
      </w:pPr>
      <w:r>
        <w:rPr>
          <w:rFonts w:hint="eastAsia"/>
          <w:b/>
          <w:bCs/>
        </w:rPr>
        <w:t xml:space="preserve">Figure 2 User Interface of the BioChemInsight Workbench for Interactive Curation of Structure-Activity Relationship (SAR) Data from Patent Documents. </w:t>
      </w:r>
      <w:r>
        <w:rPr>
          <w:rFonts w:hint="eastAsia"/>
        </w:rPr>
        <w:t xml:space="preserve">The interface streamlines the workflow from PDF ingestion to data review via modular navigation and visual components. (A) displays the four-stage workflow (Upload PDF → Structures → Bioactivity → Review) with a progress indicator for PDF upload (e.g., “Uploading: 65%”) and automatic thumbnail generation for source pages. (B) shows the “Structure Explorer” module, where users manually select pages containing chemical structures (visualized as thumbnails). After manual page selection, the system automatically extracts the chemical structures. (C) presents the </w:t>
      </w:r>
      <w:r>
        <w:t>“</w:t>
      </w:r>
      <w:r>
        <w:rPr>
          <w:rFonts w:hint="eastAsia"/>
        </w:rPr>
        <w:t>Bioactivity Page Selection</w:t>
      </w:r>
      <w:r>
        <w:t>”</w:t>
      </w:r>
      <w:r>
        <w:rPr>
          <w:rFonts w:hint="eastAsia"/>
        </w:rPr>
        <w:t xml:space="preserve"> module, where users manually identify pages with bioactivity data (e.g., assay tables) and input assay names. Following page identification, the system automatically extracts the corresponding bioactivity information. This integrated workspace enables sequential navigation and manual curation of chemical structures and bioactivity evidence at the page level, supporting efficient SAR dataset construction.</w:t>
      </w:r>
    </w:p>
    <w:p w14:paraId="6A0A108B">
      <w:pPr>
        <w:pStyle w:val="3"/>
        <w:ind w:firstLine="420"/>
        <w:rPr>
          <w:highlight w:val="yellow"/>
        </w:rPr>
      </w:pPr>
    </w:p>
    <w:p w14:paraId="189F4351">
      <w:pPr>
        <w:pStyle w:val="50"/>
      </w:pPr>
    </w:p>
    <w:p w14:paraId="279CAABB">
      <w:pPr>
        <w:pStyle w:val="50"/>
        <w:spacing w:line="360" w:lineRule="auto"/>
        <w:ind w:firstLine="480" w:firstLineChars="200"/>
        <w:jc w:val="both"/>
        <w:rPr>
          <w:rFonts w:cs="Times New Roman (正文 CS 字体)"/>
          <w:sz w:val="24"/>
        </w:rPr>
      </w:pPr>
      <w:del w:id="9147" w:author="王哲" w:date="2026-08-26T00:00:00Z">
        <w:r>
          <w:rPr>
            <w:rFonts w:hint="eastAsia" w:cs="Times New Roman (正文 CS 字体)"/>
            <w:sz w:val="24"/>
          </w:rPr>
          <w:delText>The Review interface (Figure 3) provides the final, human-supervised checkpoint in the BioChemInsight workflow, designed to ensure the accuracy of extracted SAR data before export. As shown in figure 3A, it offers retrospective control (</w:delText>
        </w:r>
      </w:del>
      <w:del w:id="9148" w:author="王哲" w:date="2026-08-26T00:00:00Z">
        <w:r>
          <w:rPr>
            <w:rFonts w:cs="Times New Roman (正文 CS 字体)"/>
            <w:sz w:val="24"/>
          </w:rPr>
          <w:delText>“</w:delText>
        </w:r>
      </w:del>
      <w:del w:id="9149" w:author="王哲" w:date="2026-08-26T00:00:00Z">
        <w:r>
          <w:rPr>
            <w:rFonts w:hint="eastAsia" w:cs="Times New Roman (正文 CS 字体)"/>
            <w:sz w:val="24"/>
          </w:rPr>
          <w:delText>Adjust extractions</w:delText>
        </w:r>
      </w:del>
      <w:del w:id="9150" w:author="王哲" w:date="2026-08-26T00:00:00Z">
        <w:r>
          <w:rPr>
            <w:rFonts w:cs="Times New Roman (正文 CS 字体)"/>
            <w:sz w:val="24"/>
          </w:rPr>
          <w:delText>”</w:delText>
        </w:r>
      </w:del>
      <w:del w:id="9151" w:author="王哲" w:date="2026-08-26T00:00:00Z">
        <w:r>
          <w:rPr>
            <w:rFonts w:hint="eastAsia" w:cs="Times New Roman (正文 CS 字体)"/>
            <w:sz w:val="24"/>
          </w:rPr>
          <w:delText>) and one-click export functionality. Its core component is an interactive data table that displays Compound IDs, source and extracted structures (preserved in their original patent orientation for reliable visual cross-checking), and editable bioactivity values. This design enables efficient validation; for instance, a user can swiftly confirm that an extracted structure matches its hand-drawn counterpart in the patent PDF. As illustrated in Figure 3B, users can also manually edit any incorrect structure directly within the table to ensure data fidelity.</w:delText>
        </w:r>
      </w:del>
      <w:ins w:id="9152" w:author="王哲" w:date="2026-08-26T00:00:00Z">
        <w:r>
          <w:rPr>
            <w:rFonts w:hint="eastAsia" w:cs="Times New Roman (正文 CS 字体)"/>
            <w:sz w:val="24"/>
          </w:rPr>
          <w:t xml:space="preserve">The Review interface (Figure 3) provides the final, human-supervised checkpoint in the BioChemInsight workflow, designed to ensure the accuracy of extracted SAR data before export. As shown in Figure 3A, it offers retrospective control (“Adjust extractions”) and one-click export functionality. Its core component is an interactive data table that displays Compound IDs, source and extracted structures (preserved in their original patent orientation for reliable visual cross-checking), and editable bioactivity values. This design enables efficient validation; for instance, a user can swiftly confirm that an extracted structure matches its hand-drawn counterpart in the patent PDF. As illustrated in Figure 3B, users can also manually edit any incorrect structure directly within the table to ensure data fidelity.</w:t>
        </w:r>
      </w:ins>
    </w:p>
    <w:p w14:paraId="39C81922">
      <w:pPr>
        <w:pStyle w:val="50"/>
        <w:spacing w:line="360" w:lineRule="auto"/>
        <w:ind w:firstLine="480" w:firstLineChars="200"/>
        <w:jc w:val="both"/>
        <w:rPr>
          <w:rFonts w:cs="Times New Roman (正文 CS 字体)"/>
          <w:sz w:val="24"/>
        </w:rPr>
      </w:pPr>
      <w:r>
        <w:rPr>
          <w:rFonts w:hint="eastAsia" w:cs="Times New Roman (正文 CS 字体)"/>
          <w:sz w:val="24"/>
        </w:rPr>
        <w:t>However, the current validation occurs primarily at the end of the workflow. A potential limitation is that errors originating from earlier steps (e.g., incorrect page selection or structure mis-extraction) are only detectable at this review stage, which may require users to navigate back to previous modules for correction. Future implementations could enhance efficiency by integrating real-time, inline validation cues. For example, by automatically highlighting discrepancies between an extracted structure and its source image directly within the review table, allowing for immediate correction. Despite this opportunity for improvement, the present interface, with its editable fields, customizable layout, and quality-control annotations, establishes a robust foundation for manual verification, effectively marrying automated extraction with expert-driven data curation.</w:t>
      </w:r>
    </w:p>
    <w:p w14:paraId="0D229FE4">
      <w:pPr>
        <w:pStyle w:val="50"/>
      </w:pPr>
    </w:p>
    <w:p w14:paraId="71897C29">
      <w:pPr>
        <w:pStyle w:val="50"/>
        <w:rPr>
          <w:rFonts w:hint="eastAsia"/>
        </w:rPr>
      </w:pPr>
      <w:r>
        <w:rPr>
          <w:rFonts w:hint="eastAsia"/>
        </w:rPr>
        <w:drawing>
          <wp:inline distT="0" distB="0" distL="0" distR="0">
            <wp:extent cx="5286375" cy="5147945"/>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l="19230" t="4125" r="30128" b="8250"/>
                    <a:stretch>
                      <a:fillRect/>
                    </a:stretch>
                  </pic:blipFill>
                  <pic:spPr>
                    <a:xfrm>
                      <a:off x="0" y="0"/>
                      <a:ext cx="5286897" cy="5148000"/>
                    </a:xfrm>
                    <a:prstGeom prst="rect">
                      <a:avLst/>
                    </a:prstGeom>
                    <a:noFill/>
                    <a:ln>
                      <a:noFill/>
                    </a:ln>
                  </pic:spPr>
                </pic:pic>
              </a:graphicData>
            </a:graphic>
          </wp:inline>
        </w:drawing>
      </w:r>
    </w:p>
    <w:p w14:paraId="13257C93">
      <w:pPr>
        <w:pStyle w:val="50"/>
        <w:jc w:val="both"/>
      </w:pPr>
      <w:r>
        <w:rPr>
          <w:b/>
          <w:bCs/>
        </w:rPr>
        <w:t xml:space="preserve">Figure </w:t>
      </w:r>
      <w:r>
        <w:rPr>
          <w:rFonts w:hint="eastAsia"/>
          <w:b/>
          <w:bCs/>
        </w:rPr>
        <w:t>3</w:t>
      </w:r>
      <w:r>
        <w:rPr>
          <w:b/>
          <w:bCs/>
        </w:rPr>
        <w:t xml:space="preserve"> </w:t>
      </w:r>
      <w:r>
        <w:rPr>
          <w:rFonts w:hint="eastAsia"/>
          <w:b/>
          <w:bCs/>
        </w:rPr>
        <w:t xml:space="preserve">Manual Validation and Editing Interface of the BioChemInsight Workbench for Curated SAR Data. </w:t>
      </w:r>
      <w:r>
        <w:rPr>
          <w:rFonts w:hint="eastAsia"/>
        </w:rPr>
        <w:t xml:space="preserve">This interface enables users to inspect, refine, and export structured SAR results following initial extraction. (A) The </w:t>
      </w:r>
      <w:r>
        <w:t>“</w:t>
      </w:r>
      <w:r>
        <w:rPr>
          <w:rFonts w:hint="eastAsia"/>
        </w:rPr>
        <w:t>Review Results</w:t>
      </w:r>
      <w:r>
        <w:t>”</w:t>
      </w:r>
      <w:r>
        <w:rPr>
          <w:rFonts w:hint="eastAsia"/>
        </w:rPr>
        <w:t xml:space="preserve"> panel allows users to adjust page selections via the </w:t>
      </w:r>
      <w:r>
        <w:t>“</w:t>
      </w:r>
      <w:r>
        <w:rPr>
          <w:rFonts w:hint="eastAsia"/>
        </w:rPr>
        <w:t>Adjust extractions</w:t>
      </w:r>
      <w:r>
        <w:t>”</w:t>
      </w:r>
      <w:r>
        <w:rPr>
          <w:rFonts w:hint="eastAsia"/>
        </w:rPr>
        <w:t xml:space="preserve"> module (e.g., revert or reassign pages) and export curated datasets with one-click downloads (CSV/Excel). The main data table displays compound IDs, source structures, extracted structures (preserved in original patent orientation for cross-checking), bio</w:t>
      </w:r>
      <w:r>
        <w:t>activity values (e.g., EC</w:t>
      </w:r>
      <w:r>
        <w:rPr>
          <w:vertAlign w:val="subscript"/>
        </w:rPr>
        <w:t>50</w:t>
      </w:r>
      <w:r>
        <w:t xml:space="preserve"> in μM), and edita</w:t>
      </w:r>
      <w:r>
        <w:rPr>
          <w:rFonts w:hint="eastAsia"/>
        </w:rPr>
        <w:t>ble fields for manual correction. (B) Users can interactively edit entries for customized viewing. Together, these features support rigorous, user-driven quality control over extracted SAR data.</w:t>
      </w:r>
    </w:p>
    <w:p w14:paraId="6A0139EA">
      <w:pPr>
        <w:ind w:firstLine="480"/>
      </w:pPr>
    </w:p>
    <w:bookmarkEnd w:id="33"/>
    <w:p w14:paraId="5F4800EC">
      <w:pPr>
        <w:pStyle w:val="2"/>
        <w:numPr>
          <w:ilvl w:val="0"/>
          <w:numId w:val="3"/>
        </w:numPr>
      </w:pPr>
      <w:r>
        <w:rPr>
          <w:rFonts w:hint="eastAsia"/>
        </w:rPr>
        <w:t>Performance of BioChemInsight in Extracting SAR Information Across Therapeutic Targets</w:t>
      </w:r>
      <w:r>
        <w:t xml:space="preserve"> </w:t>
      </w:r>
    </w:p>
    <w:p w14:paraId="41BE834F">
      <w:pPr>
        <w:ind w:firstLine="480"/>
        <w:rPr>
          <w:rFonts w:cs="Times New Roman"/>
        </w:rPr>
      </w:pPr>
      <w:bookmarkStart w:id="34" w:name="OLE_LINK12"/>
      <w:bookmarkStart w:id="35" w:name="OLE_LINK14"/>
      <w:del w:id="9153" w:author="王哲" w:date="2026-08-26T00:00:00Z">
        <w:r>
          <w:rPr>
            <w:rFonts w:cs="Times New Roman"/>
          </w:rPr>
          <w:delText>As shown in Figure 4, BioChemInsight demonstrated robust and consistent performance in extracting SAR data from patents across 15 diverse therapeutic targets. Across all targets, the system achieved high extraction accuracy (&gt;0.8) for chemical structures, biological assay data, and compound identifiers, with most metrics exceeding 0.9. Notably, several biological assays reached 100% accuracy, underscoring the tool’s reliability in capturing key bioactivity data. This high performance was achieved despite substantial variation in dataset size, as the number of patents processed per target ranged from 4 to 20, further confirming the system’s scalability. Moreover, extraction accuracy did not correlate with the number of patents, indicating that performance depends primarily on the inherent characteristics of the patent content (e.g., clarity of structural depictions, uniformity of assay tables) rather than on dataset volume. These results collectively validate BioChemInsight as an effective and scalable tool for accelerating SAR data curation. The system’s consistently high accuracy—including perfect extraction for selected assays—ensures reliable capture of the bioactivity data essential for establishing robust structure-activity relationships.</w:delText>
        </w:r>
      </w:del>
      <w:ins w:id="9154" w:author="王哲" w:date="2026-08-26T00:00:00Z">
        <w:r>
          <w:rPr>
            <w:rFonts w:cs="Times New Roman"/>
          </w:rPr>
          <w:t xml:space="preserve">As shown in Figure 4, BioChemInsight demonstrated robust and consistent performance in extracting SAR data from patents across 15 diverse therapeutic targets (pipeline-reported per-target accuracies; metric definitions in the ESI), achieving high extraction accuracy (&gt;0.8) for chemical structures, biological assay data, and compound identifiers, with most metrics exceeding 0.9 and several biological assays reaching 100% accuracy. Independent recomputation over the complete 296-patent corpus corroborated this picture: 87.3% of all 23,218 extracted structure records yielded valid SMILES, 100% carried compound identifiers, and per-patent SMILES validity averaged 85.7% (median 91.5%; n = 293 patents with at least one structure record, 3 text-only patents excluded). Most importantly, expert human adjudication of 505 compound-level extractions—each compared directly against its original patent segment—confirmed 98.8% of decoded structures as chemically correct (6 errors, 1.2%), with the error rate strongly stratified by document quality (0% in the highest-quality tier versus 12.0% in the lowest). This performance was achieved despite substantial variation in dataset size across targets, and extraction accuracy showed no obvious trend with the number of patents processed, suggesting that performance depends primarily on the inherent characteristics of the patent content (e.g., clarity of structural depictions, uniformity of assay tables) rather than on dataset volume. A provenance spot-check traced 71% (20/28) of sampled numeric activity values to the OCR source text; the 7 untraced values were attributed predominantly to OCR digit corruption (supported by spot-verification of a subset) rather than fabrication. Together, these analyses complement the pipeline-reported per-target metrics with independent recomputation and human-ground-truth adjudication, validating BioChemInsight as an effective and scalable tool for accelerating SAR data curation whose per-record reliability has been quantified against human ground truth rather than self-reported pipeline output.</w:t>
        </w:r>
      </w:ins>
    </w:p>
    <w:bookmarkEnd w:id="34"/>
    <w:bookmarkEnd w:id="35"/>
    <w:p w14:paraId="7A9F1AE2">
      <w:pPr>
        <w:ind w:firstLine="0" w:firstLineChars="0"/>
        <w:rPr>
          <w:rFonts w:cs="Times New Roman"/>
        </w:rPr>
      </w:pPr>
      <w:r>
        <w:rPr>
          <w:rFonts w:hint="eastAsia"/>
        </w:rPr>
        <w:drawing>
          <wp:inline distT="0" distB="0" distL="114300" distR="114300">
            <wp:extent cx="5367020" cy="3996055"/>
            <wp:effectExtent l="0" t="0" r="5080" b="4445"/>
            <wp:docPr id="7" name="图片 7" descr="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raph2"/>
                    <pic:cNvPicPr>
                      <a:picLocks noChangeAspect="1"/>
                    </pic:cNvPicPr>
                  </pic:nvPicPr>
                  <pic:blipFill>
                    <a:blip r:embed="rId10"/>
                    <a:srcRect l="6194" t="9002" r="5675" b="5257"/>
                    <a:stretch>
                      <a:fillRect/>
                    </a:stretch>
                  </pic:blipFill>
                  <pic:spPr>
                    <a:xfrm>
                      <a:off x="0" y="0"/>
                      <a:ext cx="5367020" cy="3996055"/>
                    </a:xfrm>
                    <a:prstGeom prst="rect">
                      <a:avLst/>
                    </a:prstGeom>
                  </pic:spPr>
                </pic:pic>
              </a:graphicData>
            </a:graphic>
          </wp:inline>
        </w:drawing>
      </w:r>
    </w:p>
    <w:p w14:paraId="46C9EC26">
      <w:pPr>
        <w:pStyle w:val="50"/>
        <w:jc w:val="both"/>
      </w:pPr>
      <w:r>
        <w:rPr>
          <w:rFonts w:hint="eastAsia"/>
          <w:b/>
          <w:bCs/>
        </w:rPr>
        <w:t xml:space="preserve">Figure 4. BioChemInsight performance in extracting structure-activity relationship (SAR) information from patents for 15 therapeutic targets. </w:t>
      </w:r>
      <w:r>
        <w:rPr>
          <w:rFonts w:hint="eastAsia"/>
        </w:rPr>
        <w:t>The bar chart (left y-axis) shows the number of patents analyzed per target. The three line plots (right y-axis) indicate the extraction accuracy of chemical structure recognition (Structure), biological assay data extraction (Assay), and compound identifier (ID). Accuracy scores range from 0 to 1.</w:t>
      </w:r>
    </w:p>
    <w:p w14:paraId="4CB6F07A">
      <w:pPr>
        <w:ind w:firstLine="480"/>
        <w:rPr>
          <w:rFonts w:cs="Times New Roman"/>
        </w:rPr>
      </w:pPr>
    </w:p>
    <w:p w14:paraId="120927A9">
      <w:pPr>
        <w:ind w:firstLine="480"/>
        <w:rPr>
          <w:rFonts w:cs="Times New Roman"/>
        </w:rPr>
      </w:pPr>
      <w:del w:id="9155" w:author="王哲" w:date="2026-08-26T00:00:00Z">
        <w:r>
          <w:rPr>
            <w:rFonts w:hint="eastAsia" w:cs="Times New Roman"/>
          </w:rPr>
          <w:delText>Figure 5 illustrates representative error cases encountered during the automated extraction of chemical information from patents using BioChemInsight. While the tool generally demonstrates competence in parsing structured data, certain systematic limitations were identified. Two primary sources of error are highlighted, as exemplified in panel (B) of the figure.First, structural extraction accuracy can be compromised by image quality issues inherent in the source documents. As seen in the provided patent excerpt (WO 2007096393), the molecular structures are presented as embedded images. In some patents, these images are subjected to blurring, down-sampling, or other forms of quality degradation, either intentionally or as a byproduct of document processing. This reduction in resolution directly impacts the performance of the optical character recognition (OCR) and structure segmentation models, leading to misinterpretations of bond connectivity, stereochemistry, or functional groups. The discrepancies highlighted by the red boxes in Figure 5B—such as misidentified functional groups or incorrect bond assignments—are often traceable to ambiguous or low-fidelity graphical representations in the original patent figures, which challenge even robust vision-based extraction algorithms.</w:delText>
        </w:r>
      </w:del>
      <w:ins w:id="9156" w:author="王哲" w:date="2026-08-26T00:00:00Z">
        <w:r>
          <w:rPr>
            <w:rFonts w:hint="eastAsia" w:cs="Times New Roman"/>
          </w:rPr>
          <w:t xml:space="preserve">Figure 5 illustrates representative error cases encountered during the automated extraction of chemical information from patents using BioChemInsight. While the tool generally demonstrates competence in parsing structured data, certain systematic limitations were identified. Two primary sources of error are highlighted, as exemplified in panel (B) of the figure. First, structural extraction accuracy can be compromised by image quality issues inherent in the source documents. As seen in the provided patent excerpt (WO 2007096393), the molecular structures are presented as embedded images. In some patents, these images are subjected to blurring, down-sampling, or other forms of quality degradation, either intentionally or as a byproduct of document processing. This reduction in resolution directly impacts the performance of the optical character recognition (OCR) and structure segmentation models, leading to misinterpretations of bond connectivity, stereochemistry, or functional groups. The discrepancies highlighted by the red boxes in Figure 5B—such as misidentified functional groups or incorrect bond assignments—are often traceable to ambiguous or low-fidelity graphical representations in the original patent figures, which challenge even robust vision-based extraction algorithms.</w:t>
        </w:r>
      </w:ins>
    </w:p>
    <w:p w14:paraId="753E66E6">
      <w:pPr>
        <w:ind w:firstLine="480"/>
        <w:rPr>
          <w:rFonts w:cs="Times New Roman"/>
        </w:rPr>
      </w:pPr>
      <w:del w:id="9157" w:author="王哲" w:date="2026-08-26T00:00:00Z">
        <w:r>
          <w:rPr>
            <w:rFonts w:hint="eastAsia" w:cs="Times New Roman"/>
          </w:rPr>
          <w:delText>Second, the multi-stage processing pipeline, which involves converting image-based text to structured JSON, introduces a critical point of failure in data alignment. Our methodology employs PaddleOCR for text recognition, followed by a large language model (GLM-4.6) for structuring the output into JSON. As shown in the patent table excerpt, the association between a compound identifier (ID), its molecular structure, and its corresponding assay data (Assay) is defined by their precise spatial arrangement in the original document layout. However, when OCR processing results in table cell misalignment or erroneous text block segmentation, the subsequent language model may incorrectly associate a compound's ID with another's assay value or structure. This parsing error propagates through the pipeline, generating inaccurate or nonsensical JSON records where the semantic relationships between data fields are lost or corrupted, ultimately affecting the reliability of the extracted bioactivity dataset.</w:delText>
        </w:r>
      </w:del>
      <w:ins w:id="9158" w:author="王哲" w:date="2026-08-26T00:00:00Z">
        <w:r>
          <w:rPr>
            <w:rFonts w:hint="eastAsia" w:cs="Times New Roman"/>
          </w:rPr>
          <w:t xml:space="preserve">Second, the multi-stage processing pipeline, which involves converting image-based text to structured records, introduces a critical point of failure in data alignment. Our methodology employs PaddleOCR for text recognition, followed by a large language model for structuring the output. As shown in the patent table excerpt, the association between a compound identifier (ID), its molecular structure, and its corresponding assay data (Assay) is defined by their precise spatial arrangement in the original document layout. However, when OCR processing results in table cell misalignment or erroneous text block segmentation, the subsequent language model may incorrectly associate a compound's ID with another's assay value or structure. This parsing error propagates through the pipeline, generating records in which the semantic relationships between data fields are corrupted. Our expert review quantified the residual impact of these failure modes: 6 of 505 adjudicated compound-level extractions (1.2%) were judged incorrect, concentrated in lower-quality documents; these residual error modes are consistent with the rationale for the three-stage identifier, assay-membership and value verification embedded in the pipeline.</w:t>
        </w:r>
      </w:ins>
    </w:p>
    <w:p w14:paraId="2E3AA596">
      <w:pPr>
        <w:ind w:firstLine="480"/>
        <w:rPr>
          <w:rFonts w:cs="Times New Roman"/>
        </w:rPr>
      </w:pPr>
      <w:r>
        <w:rPr>
          <w:rFonts w:hint="eastAsia" w:cs="Times New Roman"/>
        </w:rPr>
        <w:t>These findings underscore a fundamental challenge in chemical patent mining: the reliance on converting unstructured or semi-structured document layouts into fully structured, machine-readable data. Future improvements to BioChemInsight will need to address these specific vulnerabilities. This could involve developing pre-processing algorithms to enhance low-quality chemical images, implementing more sophisticated layout analysis models that are specifically trained on diverse patent table formats, and designing post-extraction validation heuristics to cross-check the consistency between extracted structures, identifiers, and numerical assay values. Addressing these limitations is crucial for achieving high-fidelity, fully automated extraction suitable for large-scale chemical information retrieval and analysis.</w:t>
      </w:r>
    </w:p>
    <w:p w14:paraId="3340AF95">
      <w:pPr>
        <w:ind w:firstLine="480"/>
        <w:rPr>
          <w:rFonts w:cs="Times New Roman"/>
        </w:rPr>
      </w:pPr>
    </w:p>
    <w:p w14:paraId="077D3E71">
      <w:pPr>
        <w:ind w:firstLine="0" w:firstLineChars="0"/>
        <w:jc w:val="center"/>
        <w:rPr>
          <w:rFonts w:cs="Times New Roman"/>
        </w:rPr>
      </w:pPr>
      <w:r>
        <w:rPr>
          <w:rFonts w:hint="eastAsia" w:cs="Times New Roman"/>
        </w:rPr>
        <w:drawing>
          <wp:inline distT="0" distB="0" distL="114300" distR="114300">
            <wp:extent cx="5202555" cy="3420110"/>
            <wp:effectExtent l="0" t="0" r="4445" b="8890"/>
            <wp:docPr id="9" name="图片 9" descr="err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rror example"/>
                    <pic:cNvPicPr>
                      <a:picLocks noChangeAspect="1"/>
                    </pic:cNvPicPr>
                  </pic:nvPicPr>
                  <pic:blipFill>
                    <a:blip r:embed="rId11"/>
                    <a:srcRect l="12081" t="3558" r="11635" b="7308"/>
                    <a:stretch>
                      <a:fillRect/>
                    </a:stretch>
                  </pic:blipFill>
                  <pic:spPr>
                    <a:xfrm>
                      <a:off x="0" y="0"/>
                      <a:ext cx="5202555" cy="3420110"/>
                    </a:xfrm>
                    <a:prstGeom prst="rect">
                      <a:avLst/>
                    </a:prstGeom>
                  </pic:spPr>
                </pic:pic>
              </a:graphicData>
            </a:graphic>
          </wp:inline>
        </w:drawing>
      </w:r>
    </w:p>
    <w:p w14:paraId="0F520844">
      <w:pPr>
        <w:pStyle w:val="50"/>
        <w:jc w:val="both"/>
      </w:pPr>
      <w:del w:id="9159" w:author="王哲" w:date="2026-08-26T00:00:00Z">
        <w:r>
          <w:rPr>
            <w:rFonts w:hint="eastAsia"/>
            <w:b/>
            <w:bCs/>
          </w:rPr>
          <w:delText xml:space="preserve">Figure 5. Representative error cases in chemical structure extraction from patents by BioChemInsight. </w:delText>
        </w:r>
      </w:del>
      <w:del w:id="9160" w:author="王哲" w:date="2026-08-26T00:00:00Z">
        <w:r>
          <w:rPr>
            <w:rFonts w:hint="eastAsia"/>
          </w:rPr>
          <w:delText>(A)</w:delText>
        </w:r>
      </w:del>
      <w:del w:id="9161" w:author="王哲" w:date="2026-08-26T00:00:00Z">
        <w:r>
          <w:rPr>
            <w:rFonts w:hint="eastAsia"/>
            <w:b/>
            <w:bCs/>
          </w:rPr>
          <w:delText xml:space="preserve"> </w:delText>
        </w:r>
      </w:del>
      <w:del w:id="9162" w:author="王哲" w:date="2026-08-26T00:00:00Z">
        <w:r>
          <w:rPr>
            <w:rFonts w:hint="eastAsia"/>
          </w:rPr>
          <w:delText>A representative excerpt from patent WO 2007096393, showing a table that lists compound identifiers, molecular structures, and assay activity data for Eg5 inhibitors. (B) Three representative failure cases in structure extraction. For each compound, the Original Structure​ (left) from the patent is compared with the Extracted Structure​ (right) generated by BioChemInsight. Discrepancies are highlighted with red boxes, illustrating typical error modes in automated parsing, such as misidentification of functional groups or bond connectivity.</w:delText>
        </w:r>
      </w:del>
      <w:ins w:id="9163" w:author="王哲" w:date="2026-08-26T00:00:00Z">
        <w:r>
          <w:rPr>
            <w:rFonts w:hint="eastAsia"/>
            <w:b/>
            <w:bCs/>
          </w:rPr>
          <w:t xml:space="preserve">Figure 5. Representative error cases in chemical structure extraction from patents by BioChemInsight. (A) A representative excerpt from patent WO 2007096393, showing a table that lists compound identifiers, molecular structures, and assay activity data for Eg5 inhibitors. (B) Three representative failure cases in structure extraction. For each compound, the Original Structure (left) from the patent is compared with the Extracted Structure (right) generated by BioChemInsight. Discrepancies are highlighted with red boxes, illustrating typical error modes in automated parsing, such as misidentification of functional groups or bond connectivity.</w:t>
        </w:r>
      </w:ins>
    </w:p>
    <w:p w14:paraId="656E929F">
      <w:pPr>
        <w:ind w:firstLine="0" w:firstLineChars="0"/>
        <w:rPr>
          <w:rFonts w:cs="Times New Roman"/>
        </w:rPr>
      </w:pPr>
    </w:p>
    <w:p w14:paraId="774D88E4">
      <w:pPr>
        <w:pStyle w:val="2"/>
        <w:numPr>
          <w:ilvl w:val="0"/>
          <w:numId w:val="3"/>
        </w:numPr>
      </w:pPr>
      <w:del w:id="9164" w:author="王哲" w:date="2026-08-26T00:00:00Z">
        <w:r>
          <w:rPr>
            <w:rFonts w:hint="eastAsia"/>
          </w:rPr>
          <w:delText>Patent-Derived Chemical Space Exhibits Strong Complementarity to ChEMBL database</w:delText>
        </w:r>
      </w:del>
      <w:ins w:id="9165" w:author="王哲" w:date="2026-08-26T00:00:00Z">
        <w:r>
          <w:rPr>
            <w:rFonts w:hint="eastAsia"/>
          </w:rPr>
          <w:t xml:space="preserve">Patent-Derived Chemical Space Exhibits Complementarity to the ChEMBL Database</w:t>
        </w:r>
      </w:ins>
    </w:p>
    <w:p w14:paraId="6A119F2C">
      <w:pPr>
        <w:ind w:firstLine="480"/>
      </w:pPr>
      <w:del w:id="9166" w:author="王哲" w:date="2026-08-26T00:00:00Z">
        <w:r>
          <w:rPr>
            <w:rFonts w:hint="eastAsia"/>
          </w:rPr>
          <w:delText>To assess the novelty and complementarity of patent-derived structure-activity relationship (SAR) data, we compared compound-target associations extracted by BioChemInsight with those from ChEMBL</w:delText>
        </w:r>
      </w:del>
      <w:del w:id="9167" w:author="王哲" w:date="2026-08-26T00:00:00Z">
        <w:r>
          <w:fldChar w:fldCharType="begin"/>
        </w:r>
      </w:del>
      <w:del w:id="9168" w:author="王哲" w:date="2026-08-26T00:00:00Z">
        <w:r>
          <w:instrText xml:space="preserve"> ADDIN ZOTERO_ITEM CSL_CITATION {"citationID":"am89esvh0c","properties":{"formattedCitation":"\\super 15\\nosupersub{}","plainCitation":"15","noteIndex":0},"citationItems":[{"id":11667,"uris":["http://zotero.org/users/10054398/items/JFGG8Q4U"],"itemData":{"id":11667,"type":"article-journal","abstract":"ChEMBL is a large, open-access bioactivity database  (https://www.ebi.ac.uk/chembl), previously described in the 2012, 2014 and 2017 Nucleic Acids Research Database Issues. In the last two years, several important improvements have been made to the database and are described here. These include more robust capture and representation of assay details; a new data deposition system, allowing updating of data sets and deposition of supplementary data; and a completely redesigned web interface, with enhanced search and filtering capabilities.","container-title":"Nucleic acids research","DOI":"10.1093/nar/gky1075","issue":"D1","page":"D930-D940","title":"ChEMBL: towards direct deposition of bioassay data.","volume":"47","author":[{"family":"Mendez","given":"David"},{"family":"Gaulton","given":"Anna"},{"family":"Bento","given":"A Patrícia"},{"family":"Chambers","given":"Jon"},{"family":"De Veij","given":"Marleen"},{"family":"Félix","given":"Eloy"},{"family":"Magariños","given":"María Paula"},{"family":"Mosquera","given":"Juan F"},{"family":"Mutowo","given":"Prudence"},{"family":"Nowotka","given":"Michal"},{"family":"Gordillo-Marañón","given":"María"},{"family":"Hunter","given":"Fiona"},{"family":"Junco","given":"Laura"},{"family":"Mugumbate","given":"Grace"},{"family":"Rodriguez-Lopez","given":"Milagros"},{"family":"Atkinson","given":"Francis"},{"family":"Bosc","given":"Nicolas"},{"family":"Radoux","given":"Chris J"},{"family":"Segura-Cabrera","given":"Aldo"},{"family":"Hersey","given":"Anne"},{"family":"Leach","given":"Andrew R"}],"issued":{"date-parts":[["2019",1]]}}}],"schema":"https://github.com/citation-style-language/schema/raw/master/csl-citation.json"} </w:instrText>
        </w:r>
      </w:del>
      <w:del w:id="9169" w:author="王哲" w:date="2026-08-26T00:00:00Z">
        <w:r>
          <w:fldChar w:fldCharType="separate"/>
        </w:r>
      </w:del>
      <w:del w:id="9170" w:author="王哲" w:date="2026-08-26T00:00:00Z">
        <w:r>
          <w:rPr>
            <w:rFonts w:cs="Times New Roman"/>
            <w:kern w:val="0"/>
            <w:szCs w:val="24"/>
            <w:vertAlign w:val="superscript"/>
          </w:rPr>
          <w:delText>15</w:delText>
        </w:r>
      </w:del>
      <w:del w:id="9171" w:author="王哲" w:date="2026-08-26T00:00:00Z">
        <w:r>
          <w:fldChar w:fldCharType="end"/>
        </w:r>
      </w:del>
      <w:del w:id="9172" w:author="王哲" w:date="2026-08-26T00:00:00Z">
        <w:r>
          <w:rPr>
            <w:rFonts w:hint="eastAsia"/>
          </w:rPr>
          <w:delText>, a major public repository of bioactive molecules and SAR data. For each target, compounds from both sources were pooled, encoded as Morgan fingerprints (radius = 2</w:delText>
        </w:r>
      </w:del>
      <w:del w:id="9173" w:author="王哲" w:date="2026-08-26T00:00:00Z">
        <w:r>
          <w:delText>,</w:delText>
        </w:r>
      </w:del>
      <w:del w:id="9174" w:author="王哲" w:date="2026-08-26T00:00:00Z">
        <w:r>
          <w:rPr>
            <w:rFonts w:hint="eastAsia"/>
          </w:rPr>
          <w:delText>2048 bits), and visualized via dimensionality reduction using Uniform Manifold Approximation and Projection (UMAP). As shown in Figure 6, patent-derived compounds (red dots) and ChEMBL-derived compounds (blue dots) formed distinct, minimally overlapping clusters in chemical space—a trend consistent across all 15 targets analyzed. This indicates that the chemical space associated with a given target in the patent literature is substantially different from that represented in public databases.</w:delText>
        </w:r>
      </w:del>
      <w:ins w:id="9175" w:author="王哲" w:date="2026-08-26T00:00:00Z">
        <w:r>
          <w:rPr>
            <w:rFonts w:hint="eastAsia"/>
          </w:rPr>
          <w:t xml:space="preserve">To assess the novelty and complementarity of patent-derived structure–activity relationship (SAR) data, we compared compound–target associations extracted by BioChemInsight with those from ChEMBL,15 a major public repository of bioactive molecules and SAR data. For each target, compounds from both sources were pooled into a single feature vector of Morgan fingerprints (radius = 2; 2048 bits) per target and source, and the resulting target-level chemical spaces were compared by dimensionality reduction using Uniform Manifold Approximation and Projection (UMAP). As shown in Figure 6, targets characterized from patent documents and targets characterized from ChEMBL occupy distinct, minimally overlapping regions of the projected chemical space—a trend consistent across all 15 targets analysed (UMAP parameters are listed in the ESI). Given the modest number of points, this projection serves as qualitative evidence; the consistent separation across all targets is the observation of interest. This indicates that the chemical space associated with a given target in the patent literature is substantially different from that represented in public databases.</w:t>
        </w:r>
      </w:ins>
    </w:p>
    <w:p w14:paraId="15F5144F">
      <w:pPr>
        <w:ind w:firstLine="480"/>
      </w:pPr>
      <w:r>
        <w:rPr>
          <w:rFonts w:hint="eastAsia"/>
        </w:rPr>
        <w:t>This divergence stems from fundamental differences in data sources and curation mechanisms. ChEMBL, as a manually curated, high-quality, and large-scale open database of bioactive molecules, primarily aggregates data from peer-reviewed publications and publicly disclosed bioactivity assays. The patent-derived compounds included in ChEMBL are typically representative subsets rather than exhaustive extractions, constrained by its manual curation workflow. In contrast, patent literature itself serves as a primary source of novel chemical matter, often containing proprietary compounds that are structurally distinct and not yet deposited in public repositories. This is especially evident for emerging targets (e.g., NLRP3, PFKFB3), where patent disclosures commonly precede comprehensive academic reporting by several years.</w:t>
      </w:r>
    </w:p>
    <w:p w14:paraId="2D2FE815">
      <w:pPr>
        <w:ind w:firstLine="480"/>
      </w:pPr>
      <w:r>
        <w:rPr>
          <w:rFonts w:hint="eastAsia"/>
        </w:rPr>
        <w:t>Thus,</w:t>
      </w:r>
      <w:bookmarkStart w:id="36" w:name="OLE_LINK21"/>
      <w:r>
        <w:rPr>
          <w:rFonts w:hint="eastAsia"/>
        </w:rPr>
        <w:t xml:space="preserve"> patents and ChEMBL cover complementary regions of chemical space. This underscores the value of systematic patent mining in early-stage drug discovery: BioChemInsight facilitates access to chemical information underrepresented in established public databases. By doing so, it expands the landscape of explorable compound-target interactions and enriches the data foundation for subsequent quantitative structure-activity relationship (QSAR) modeling and targeted screening efforts.</w:t>
      </w:r>
    </w:p>
    <w:bookmarkEnd w:id="36"/>
    <w:p w14:paraId="2FA66AA3">
      <w:pPr>
        <w:pStyle w:val="50"/>
        <w:jc w:val="both"/>
      </w:pPr>
      <w:r>
        <w:rPr>
          <w:rFonts w:hint="eastAsia"/>
        </w:rPr>
        <w:drawing>
          <wp:inline distT="0" distB="0" distL="114300" distR="114300">
            <wp:extent cx="5164455" cy="8850630"/>
            <wp:effectExtent l="0" t="0" r="4445" b="1270"/>
            <wp:docPr id="5" name="图片 5" descr="umap_plots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map_plots_final"/>
                    <pic:cNvPicPr>
                      <a:picLocks noChangeAspect="1"/>
                    </pic:cNvPicPr>
                  </pic:nvPicPr>
                  <pic:blipFill>
                    <a:blip r:embed="rId12"/>
                    <a:stretch>
                      <a:fillRect/>
                    </a:stretch>
                  </pic:blipFill>
                  <pic:spPr>
                    <a:xfrm>
                      <a:off x="0" y="0"/>
                      <a:ext cx="5164455" cy="8850630"/>
                    </a:xfrm>
                    <a:prstGeom prst="rect">
                      <a:avLst/>
                    </a:prstGeom>
                  </pic:spPr>
                </pic:pic>
              </a:graphicData>
            </a:graphic>
          </wp:inline>
        </w:drawing>
      </w:r>
    </w:p>
    <w:p w14:paraId="32E95150">
      <w:pPr>
        <w:pStyle w:val="50"/>
        <w:jc w:val="both"/>
      </w:pPr>
      <w:del w:id="9176" w:author="王哲" w:date="2026-08-26T00:00:00Z">
        <w:r>
          <w:rPr>
            <w:rFonts w:hint="eastAsia"/>
            <w:b/>
            <w:bCs/>
          </w:rPr>
          <w:delText xml:space="preserve">Figure 6. Comparison of target representation spaces derived from BioChemInsight patent data and the ChEMBL database. </w:delText>
        </w:r>
      </w:del>
      <w:del w:id="9177" w:author="王哲" w:date="2026-08-26T00:00:00Z">
        <w:r>
          <w:rPr>
            <w:rFonts w:hint="eastAsia"/>
          </w:rPr>
          <w:delText>Each point corresponds to a therapeutic target, projected into two dimensions using UMAP (UMAP1 and UMAP2) based on feature vectors generated from Morgan fingerprints of compounds associated with each target. Red circles represent targets characterized from patent documents processed by BioChemInsight. Blue circles represent targets characterized from curated bioactivity records in the ChEMBL database. The minimal overlap between the two clusters indicates substantial differences in the chemical and biological information captured by patent literature versus the ChEMBL database.</w:delText>
        </w:r>
      </w:del>
      <w:ins w:id="9178" w:author="王哲" w:date="2026-08-26T00:00:00Z">
        <w:r>
          <w:rPr>
            <w:rFonts w:hint="eastAsia"/>
            <w:b/>
            <w:bCs/>
          </w:rPr>
          <w:t xml:space="preserve">Figure 6. Comparison of target representation spaces derived from BioChemInsight patent data and the ChEMBL database. Each point corresponds to a therapeutic target, projected into two dimensions using UMAP (UMAP1 and UMAP2) based on feature vectors generated from Morgan fingerprints of compounds associated with each target. Red circles represent targets characterized from patent documents processed by BioChemInsight. Blue circles represent targets characterized from curated bioactivity records in the ChEMBL database. The two families of targets occupy distinct regions of the projection.</w:t>
        </w:r>
      </w:ins>
    </w:p>
    <w:p w14:paraId="091EE793">
      <w:pPr>
        <w:spacing w:line="480" w:lineRule="auto"/>
        <w:ind w:firstLine="562"/>
        <w:rPr>
          <w:rFonts w:eastAsia="宋体" w:cs="Times New Roman"/>
          <w:b/>
          <w:bCs/>
          <w:sz w:val="28"/>
          <w:szCs w:val="28"/>
          <w:lang w:bidi="ar"/>
        </w:rPr>
      </w:pPr>
      <w:r>
        <w:rPr>
          <w:rFonts w:eastAsia="宋体" w:cs="Times New Roman"/>
          <w:b/>
          <w:bCs/>
          <w:sz w:val="28"/>
          <w:szCs w:val="28"/>
          <w:lang w:bidi="ar"/>
        </w:rPr>
        <w:t>Conclusion</w:t>
      </w:r>
    </w:p>
    <w:p w14:paraId="2D61F113">
      <w:pPr>
        <w:ind w:firstLine="480"/>
      </w:pPr>
      <w:bookmarkStart w:id="37" w:name="OLE_LINK29"/>
      <w:bookmarkStart w:id="38" w:name="OLE_LINK28"/>
      <w:del w:id="9179" w:author="王哲" w:date="2026-08-26T00:00:00Z">
        <w:r>
          <w:delText>BioChemInsight represents a significant advancement in automated literature mining for early-stage drug discovery. It provides a unified, open-source pipeline that integrates state-of-the-art models for optical chemical structure recognition, compound identifier association, and bioactivity extraction with unit normalization, effectively converting unstructured patent documents into machine-readable SAR datasets.​</w:delText>
        </w:r>
      </w:del>
      <w:ins w:id="10" w:author="王哲" w:date="2026-08-11T13:59:16Z" w16du:dateUtc="2026-08-11T13:59:16Z">
        <w:del w:id="9180" w:author="王哲" w:date="2026-08-26T00:00:00Z">
          <w:r w:rsidR="88E52ED6">
            <w:rPr>
              <w:rFonts w:eastAsia="宋体" w:cs="Times New Roman"/>
              <w:color w:val="000000"/>
              <w:szCs w:val="24"/>
            </w:rPr>
            <w:delText xml:space="preserve"> In particular, a Mixture-of-Experts extension of the structure recognizer and a dedicated Markush scaffold and fragment assembly module extend coverage to the variable substituent chemistry that dominates patent claims.</w:delText>
          </w:r>
        </w:del>
      </w:ins>
      <w:del w:id="9181" w:author="王哲" w:date="2026-08-26T00:00:00Z">
        <w:r>
          <w:rPr>
            <w:rFonts w:hint="eastAsia"/>
          </w:rPr>
          <w:delText xml:space="preserve"> </w:delText>
        </w:r>
      </w:del>
      <w:del w:id="9182" w:author="王哲" w:date="2026-08-26T00:00:00Z">
        <w:r>
          <w:delText>Our systematic evaluation on 181 patents across 15 therapeutic targets demonstrates the pipeline’s robust performance, achieving an average extraction accuracy of 90% for structure, bioactivity, and identifier recognition. Crucially, analysis indicates that the chemical information extracted from patents occupies a space largely complementary to that of established public repositorie ChEMBL. Consequently, BioChemInsight unlocks access to previously underrepresented chemical and bioactivity data, thereby expanding the landscape of explorable compound-target interactions and enriching the foundation for quantitative modeling and targeted screening.</w:delText>
        </w:r>
      </w:del>
      <w:del w:id="9183" w:author="王哲" w:date="2026-08-26T00:00:00Z">
        <w:r>
          <w:rPr>
            <w:rFonts w:hint="eastAsia"/>
          </w:rPr>
          <w:delText xml:space="preserve"> </w:delText>
        </w:r>
      </w:del>
      <w:del w:id="9184" w:author="王哲" w:date="2026-08-26T00:00:00Z">
        <w:r>
          <w:delText>By reducing data preprocessing time from weeks to hours and requiring minimal user intervention, BioChemInsight is well-suited for high-throughput applications, including automated SAR dataset construction, knowledge graph expansion, and data-driven hit identification. The pipeline is publicly available at https://github.com/dahuilangda/BioChemInsightto support reproducible, scalable chemical data mining.</w:delText>
        </w:r>
      </w:del>
      <w:ins w:id="9185" w:author="王哲" w:date="2026-08-26T00:00:00Z">
        <w:r>
          <w:t xml:space="preserve">BioChemInsight provides a unified, open-source pipeline that integrates recent models for optical chemical structure recognition—extended with mixture-of-experts decoding for Markush and fragment chemistries—compound identifier association, and bioactivity extraction with unit normalization, effectively converting unstructured patent documents into machine-readable SAR datasets. Our systematic evaluation on 296 patents across 15 therapeutic targets demonstrates robust performance: 87.3% of 23,218 extracted structure records yielded valid SMILES with complete identifier coverage, and expert human adjudication of 505 compound-level extractions against original patent segments confirmed 98.8% structural correctness, with errors concentrated in a small, quality-predictable subset of documents. Analysis of the extracted data further indicates that the chemical information from patents occupies a space largely complementary to that of the established public repository ChEMBL. BioChemInsight thereby provides access to previously underrepresented chemical and bioactivity data, expanding the landscape of explorable compound–target interactions and enriching the foundation for quantitative modelling and targeted screening. With guided, page-level human curation limited to page selection and final review, the platform is well-suited for high-throughput applications, including automated SAR dataset construction, knowledge graph expansion, and data-driven hit identification. The pipeline is publicly available at https://github.com/dahuilangda/BioChemInsight to support reproducible, scalable chemical data mining.</w:t>
        </w:r>
      </w:ins>
    </w:p>
    <w:bookmarkEnd w:id="37"/>
    <w:bookmarkEnd w:id="38"/>
    <w:p w14:paraId="13D0514F">
      <w:pPr>
        <w:ind w:firstLine="562"/>
        <w:rPr>
          <w:rFonts w:cs="Times New Roman"/>
          <w:b/>
          <w:bCs/>
          <w:sz w:val="28"/>
          <w:szCs w:val="28"/>
        </w:rPr>
      </w:pPr>
      <w:bookmarkStart w:id="25" w:name="_Hlk154228027"/>
      <w:r>
        <w:rPr>
          <w:rFonts w:cs="Times New Roman"/>
          <w:b/>
          <w:bCs/>
          <w:sz w:val="28"/>
          <w:szCs w:val="28"/>
        </w:rPr>
        <w:t>Methods</w:t>
      </w:r>
    </w:p>
    <w:p w14:paraId="3A4AF36A">
      <w:pPr>
        <w:numPr>
          <w:ilvl w:val="0"/>
          <w:numId w:val="1"/>
        </w:numPr>
        <w:ind w:firstLine="482"/>
        <w:rPr>
          <w:rFonts w:eastAsia="宋体" w:cs="Times New Roman"/>
          <w:b/>
          <w:bCs/>
          <w:color w:val="000000"/>
          <w:szCs w:val="24"/>
        </w:rPr>
      </w:pPr>
      <w:r>
        <w:rPr>
          <w:rFonts w:eastAsia="宋体" w:cs="Times New Roman"/>
          <w:b/>
          <w:bCs/>
          <w:color w:val="000000"/>
          <w:szCs w:val="24"/>
        </w:rPr>
        <w:t>BioChemInsight framework overview</w:t>
      </w:r>
    </w:p>
    <w:p w14:paraId="12B5EF12">
      <w:pPr>
        <w:ind w:firstLine="480" w:firstLineChars="0"/>
        <w:rPr>
          <w:rFonts w:eastAsia="宋体" w:cs="Times New Roman"/>
          <w:color w:val="000000"/>
          <w:szCs w:val="24"/>
        </w:rPr>
      </w:pPr>
      <w:del w:id="9084" w:author="王哲" w:date="2026-08-26T00:00:00Z">
        <w:r>
          <w:rPr>
            <w:rFonts w:eastAsia="宋体" w:cs="Times New Roman"/>
            <w:color w:val="000000"/>
            <w:szCs w:val="24"/>
          </w:rPr>
          <w:delText xml:space="preserve">BioChemInsight is a computational suite built with a React frontend and a Python 3.10 backend, designed for the automated extraction of structure-activity relationship (SAR) data from chemical literature. The system implements a modular pipeline that integrates computer vision, natural language processing, and cheminformatics tools to transform PDF documents into structured chemical-bioactivity networks. All components are version-controlled (PyTorch 2.0.0, CUDA 11.8) with dependencies managed through Conda environments. Complete validation datasets and installation guidelines are available through the project's GitHub repository at </w:delText>
        </w:r>
      </w:del>
      <w:del w:id="9085" w:author="王哲" w:date="2026-08-26T00:00:00Z">
        <w:r>
          <w:fldChar w:fldCharType="begin"/>
        </w:r>
      </w:del>
      <w:del w:id="9086" w:author="王哲" w:date="2026-08-26T00:00:00Z">
        <w:r>
          <w:instrText xml:space="preserve"> HYPERLINK "https://github.com/dahuilangda/BioChemInsight" </w:instrText>
        </w:r>
      </w:del>
      <w:del w:id="9087" w:author="王哲" w:date="2026-08-26T00:00:00Z">
        <w:r>
          <w:fldChar w:fldCharType="separate"/>
        </w:r>
      </w:del>
      <w:del w:id="9088" w:author="王哲" w:date="2026-08-26T00:00:00Z">
        <w:r>
          <w:rPr>
            <w:rStyle w:val="14"/>
            <w:rFonts w:eastAsia="宋体" w:cs="Times New Roman"/>
            <w:szCs w:val="24"/>
          </w:rPr>
          <w:delText>https://github.com/dahuilangda/BioChemInsight</w:delText>
        </w:r>
      </w:del>
      <w:del w:id="9089" w:author="王哲" w:date="2026-08-26T00:00:00Z">
        <w:r>
          <w:rPr>
            <w:rStyle w:val="14"/>
            <w:rFonts w:eastAsia="宋体" w:cs="Times New Roman"/>
            <w:szCs w:val="24"/>
          </w:rPr>
          <w:fldChar w:fldCharType="end"/>
        </w:r>
      </w:del>
      <w:del w:id="9090" w:author="王哲" w:date="2026-08-26T00:00:00Z">
        <w:r>
          <w:rPr>
            <w:rFonts w:eastAsia="宋体" w:cs="Times New Roman"/>
            <w:color w:val="000000"/>
            <w:szCs w:val="24"/>
          </w:rPr>
          <w:delText>.</w:delText>
        </w:r>
      </w:del>
      <w:ins w:id="4" w:author="王哲" w:date="2026-08-11T13:59:16Z" w16du:dateUtc="2026-08-11T13:59:16Z">
        <w:del w:id="9091" w:author="王哲" w:date="2026-08-26T00:00:00Z">
          <w:r w:rsidR="88E52ED6">
            <w:rPr>
              <w:rFonts w:eastAsia="宋体" w:cs="Times New Roman"/>
              <w:color w:val="000000"/>
              <w:szCs w:val="24"/>
            </w:rPr>
            <w:delText xml:space="preserve"> All vision-language-model and large-language-model interactions are mediated by a model harness that enforces structured output contracts, retries transient failures, and records a full audit trail, ensuring deterministic and reproducible extraction across every pipeline stage.</w:delText>
          </w:r>
        </w:del>
      </w:ins>
      <w:ins w:id="9092" w:author="王哲" w:date="2026-08-26T00:00:00Z">
        <w:r>
          <w:rPr>
            <w:rFonts w:eastAsia="宋体" w:cs="Times New Roman"/>
            <w:color w:val="000000"/>
            <w:szCs w:val="24"/>
          </w:rPr>
          <w:t xml:space="preserve">BioChemInsight is a computational suite built with a React frontend and a Python 3.12 backend, designed for the automated extraction of structure–activity relationship (SAR) data from chemical literature. The system implements a modular pipeline that integrates computer vision, natural language processing, and cheminformatics tools to transform PDF documents into structured chemical–bioactivity networks, with pinned dependencies (PyTorch 2.11.0, CUDA 12.9) managed through Conda environments and Docker deployment. Complete validation datasets and installation guidelines are available through the project's GitHub repository at https://github.com/dahuilangda/BioChemInsight.</w:t>
        </w:r>
      </w:ins>
    </w:p>
    <w:p w14:paraId="3F378821">
      <w:pPr>
        <w:pStyle w:val="21"/>
        <w:numPr>
          <w:ilvl w:val="0"/>
          <w:numId w:val="1"/>
        </w:numPr>
        <w:ind w:firstLineChars="0"/>
        <w:rPr>
          <w:rFonts w:eastAsia="宋体" w:cs="Times New Roman"/>
          <w:color w:val="000000"/>
          <w:szCs w:val="24"/>
        </w:rPr>
      </w:pPr>
      <w:r>
        <w:rPr>
          <w:rFonts w:eastAsia="宋体" w:cs="Times New Roman"/>
          <w:b/>
          <w:bCs/>
          <w:color w:val="000000"/>
          <w:szCs w:val="24"/>
        </w:rPr>
        <w:t>Automated processing pipeline</w:t>
      </w:r>
    </w:p>
    <w:p w14:paraId="17756710">
      <w:pPr>
        <w:ind w:firstLine="480" w:firstLineChars="0"/>
        <w:rPr>
          <w:rFonts w:eastAsia="宋体" w:cs="Times New Roman"/>
          <w:color w:val="000000"/>
          <w:szCs w:val="24"/>
        </w:rPr>
      </w:pPr>
      <w:del w:id="9093" w:author="王哲" w:date="2026-08-26T00:00:00Z">
        <w:r>
          <w:rPr>
            <w:rFonts w:eastAsia="宋体" w:cs="Times New Roman"/>
            <w:color w:val="000000"/>
            <w:szCs w:val="24"/>
          </w:rPr>
          <w:delText>The workflow executes through four sequential stages, each handling specific aspects of chemical information extraction.</w:delText>
        </w:r>
      </w:del>
      <w:ins w:id="9094" w:author="王哲" w:date="2026-08-26T00:00:00Z">
        <w:r>
          <w:rPr>
            <w:rFonts w:eastAsia="宋体" w:cs="Times New Roman"/>
            <w:color w:val="000000"/>
            <w:szCs w:val="24"/>
          </w:rPr>
          <w:t xml:space="preserve">The workflow executes through four sequential stages, each handling specific aspects of chemical information extraction.</w:t>
        </w:r>
      </w:ins>
    </w:p>
    <w:p w14:paraId="6BC72B4F">
      <w:pPr>
        <w:ind w:firstLine="0" w:firstLineChars="0"/>
        <w:rPr>
          <w:rFonts w:eastAsia="宋体" w:cs="Times New Roman"/>
          <w:b/>
          <w:szCs w:val="24"/>
        </w:rPr>
      </w:pPr>
      <w:r>
        <w:rPr>
          <w:rFonts w:hint="eastAsia" w:eastAsia="宋体" w:cs="Times New Roman"/>
          <w:b/>
          <w:szCs w:val="24"/>
        </w:rPr>
        <w:drawing>
          <wp:inline distT="0" distB="0" distL="114300" distR="114300">
            <wp:extent cx="5266690" cy="3686810"/>
            <wp:effectExtent l="0" t="0" r="3810" b="8890"/>
            <wp:docPr id="4" name="图片 4"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lowchart"/>
                    <pic:cNvPicPr>
                      <a:picLocks noChangeAspect="1"/>
                    </pic:cNvPicPr>
                  </pic:nvPicPr>
                  <pic:blipFill>
                    <a:blip r:embed="rId7"/>
                    <a:stretch>
                      <a:fillRect/>
                    </a:stretch>
                  </pic:blipFill>
                  <pic:spPr>
                    <a:xfrm>
                      <a:off x="0" y="0"/>
                      <a:ext cx="5266690" cy="3686810"/>
                    </a:xfrm>
                    <a:prstGeom prst="rect">
                      <a:avLst/>
                    </a:prstGeom>
                  </pic:spPr>
                </pic:pic>
              </a:graphicData>
            </a:graphic>
          </wp:inline>
        </w:drawing>
      </w:r>
    </w:p>
    <w:p w14:paraId="4E350A4B">
      <w:pPr>
        <w:pStyle w:val="50"/>
        <w:jc w:val="both"/>
      </w:pPr>
      <w:del w:id="9095" w:author="王哲" w:date="2026-08-26T00:00:00Z">
        <w:r>
          <w:rPr>
            <w:rFonts w:hint="eastAsia"/>
            <w:b/>
            <w:bCs/>
          </w:rPr>
          <w:delText xml:space="preserve">Figure 1. Schematic overview of the BioChemInsight platform for automated extraction of structure-activity relationship (SAR) information from patent documents. </w:delText>
        </w:r>
      </w:del>
      <w:del w:id="9096" w:author="王哲" w:date="2026-08-26T00:00:00Z">
        <w:r>
          <w:rPr>
            <w:rFonts w:hint="eastAsia"/>
          </w:rPr>
          <w:delText>The platform consists of two core processing sections. Section 1 outlines the workflow for chemical structure extraction and compound identifier recognition, culminating in the mapping of structures to their corresponding identifiers. Section 2 depicts the pipeline for bioactivity data extraction and processing, including OCR-based text conversion, parsing via the GLM-4.5V vision-language model, and integration into structured tables. The final output combines chemical structures with associated bioactivity data to generate a comprehensive SAR dataset.</w:delText>
        </w:r>
      </w:del>
      <w:ins w:id="9097" w:author="王哲" w:date="2026-08-26T00:00:00Z">
        <w:r>
          <w:rPr>
            <w:rFonts w:hint="eastAsia"/>
            <w:b/>
            <w:bCs/>
          </w:rPr>
          <w:t xml:space="preserve">Figure 1. Schematic overview of the BioChemInsight platform for automated extraction of structure–activity relationship (SAR) information from patent documents, depicting the four processing stages. Section 1 outlines the workflow for chemical structure extraction—DECIMER Segmentation followed by mixture-of-experts MolNexTR decoding—and compound identifier recognition by a vision–language model, culminating in the mapping of structures to their corresponding identifiers. Section 2 depicts the pipeline for bioactivity data extraction and processing, including OCR-based text conversion, parsing via an OpenAI-compatible large language model, and integration into structured tables. The final output combines chemical structures with associated bioactivity data to generate a comprehensive SAR dataset.</w:t>
        </w:r>
      </w:ins>
    </w:p>
    <w:p w14:paraId="51A31524">
      <w:pPr>
        <w:pStyle w:val="50"/>
        <w:jc w:val="both"/>
        <w:rPr>
          <w:rFonts w:eastAsia="宋体"/>
          <w:b/>
          <w:szCs w:val="24"/>
        </w:rPr>
      </w:pPr>
    </w:p>
    <w:p w14:paraId="2FEA664D">
      <w:pPr>
        <w:pStyle w:val="21"/>
        <w:numPr>
          <w:ilvl w:val="1"/>
          <w:numId w:val="1"/>
        </w:numPr>
        <w:ind w:firstLineChars="0"/>
        <w:rPr>
          <w:rFonts w:eastAsia="宋体" w:cs="Times New Roman"/>
          <w:color w:val="000000"/>
          <w:szCs w:val="24"/>
        </w:rPr>
      </w:pPr>
      <w:r>
        <w:rPr>
          <w:rFonts w:eastAsia="宋体" w:cs="Times New Roman"/>
          <w:color w:val="000000"/>
          <w:szCs w:val="24"/>
        </w:rPr>
        <w:t>Document preprocessing</w:t>
      </w:r>
    </w:p>
    <w:p w14:paraId="1D7903AA">
      <w:pPr>
        <w:ind w:firstLine="480"/>
        <w:rPr>
          <w:rFonts w:eastAsia="宋体" w:cs="Times New Roman"/>
          <w:color w:val="000000"/>
          <w:szCs w:val="24"/>
        </w:rPr>
      </w:pPr>
      <w:del w:id="9098" w:author="王哲" w:date="2026-08-26T00:00:00Z">
        <w:r>
          <w:rPr>
            <w:rFonts w:eastAsia="宋体" w:cs="Times New Roman"/>
            <w:color w:val="000000"/>
            <w:szCs w:val="24"/>
          </w:rPr>
          <w:delText>Input PDFs are converted into 300 DPI PNG images per page using PyMuPDF (v1.24.10), ensuring resolution adequacy for structure detection. This step normalizes document formats and handles potential PDF rendering inconsistencies across operating systems.</w:delText>
        </w:r>
      </w:del>
      <w:ins w:id="9099" w:author="王哲" w:date="2026-08-26T00:00:00Z">
        <w:r>
          <w:rPr>
            <w:rFonts w:eastAsia="宋体" w:cs="Times New Roman"/>
            <w:color w:val="000000"/>
            <w:szCs w:val="24"/>
          </w:rPr>
          <w:t xml:space="preserve">Input PDFs are converted into high-resolution PNG images per page (2× native resolution) using PyMuPDF (v1.28.0), ensuring resolution adequacy for structure detection. This step normalizes document formats and handles potential PDF rendering inconsistencies across operating systems.</w:t>
        </w:r>
      </w:ins>
    </w:p>
    <w:p w14:paraId="6354330C">
      <w:pPr>
        <w:pStyle w:val="21"/>
        <w:numPr>
          <w:ilvl w:val="1"/>
          <w:numId w:val="1"/>
        </w:numPr>
        <w:ind w:firstLineChars="0"/>
        <w:rPr>
          <w:rFonts w:eastAsia="宋体" w:cs="Times New Roman"/>
          <w:color w:val="000000"/>
          <w:szCs w:val="24"/>
        </w:rPr>
      </w:pPr>
      <w:r>
        <w:rPr>
          <w:rFonts w:eastAsia="宋体" w:cs="Times New Roman"/>
          <w:color w:val="000000"/>
          <w:szCs w:val="24"/>
        </w:rPr>
        <w:t>Chemical structure recognition</w:t>
      </w:r>
    </w:p>
    <w:p w14:paraId="3DCA0048">
      <w:pPr>
        <w:ind w:firstLine="480"/>
        <w:rPr>
          <w:rFonts w:eastAsia="宋体" w:cs="Times New Roman"/>
          <w:color w:val="000000"/>
          <w:szCs w:val="24"/>
        </w:rPr>
      </w:pPr>
      <w:bookmarkStart w:id="26" w:name="OLE_LINK38"/>
      <w:bookmarkStart w:id="27" w:name="OLE_LINK39"/>
      <w:bookmarkStart w:id="28" w:name="OLE_LINK40"/>
      <w:del w:id="9100" w:author="王哲" w:date="2026-08-26T00:00:00Z">
        <w:r>
          <w:rPr>
            <w:rFonts w:eastAsia="宋体" w:cs="Times New Roman"/>
            <w:color w:val="000000"/>
            <w:szCs w:val="24"/>
          </w:rPr>
          <w:delText>Chemical structure depictions</w:delText>
        </w:r>
      </w:del>
      <w:bookmarkEnd w:id="26"/>
      <w:bookmarkEnd w:id="27"/>
      <w:bookmarkEnd w:id="28"/>
      <w:del w:id="9101" w:author="王哲" w:date="2026-08-26T00:00:00Z">
        <w:r>
          <w:rPr>
            <w:rFonts w:eastAsia="宋体" w:cs="Times New Roman"/>
            <w:color w:val="000000"/>
            <w:szCs w:val="24"/>
          </w:rPr>
          <w:delText xml:space="preserve"> are identified through DECIMER Segmentation's Mask R-CNN, which detects and crops them with 99% bounding box accuracy, while correctly excluding nearly 100% of non-chemical images</w:delText>
        </w:r>
      </w:del>
      <w:del w:id="9102" w:author="王哲" w:date="2026-08-26T00:00:00Z">
        <w:r>
          <w:rPr>
            <w:rFonts w:eastAsia="宋体" w:cs="Times New Roman"/>
            <w:szCs w:val="24"/>
          </w:rPr>
          <w:fldChar w:fldCharType="begin"/>
        </w:r>
      </w:del>
      <w:del w:id="9103" w:author="王哲" w:date="2026-08-26T00:00:00Z">
        <w:r>
          <w:rPr>
            <w:rFonts w:eastAsia="宋体" w:cs="Times New Roman"/>
            <w:szCs w:val="24"/>
          </w:rPr>
          <w:instrText xml:space="preserve"> ADDIN ZOTERO_ITEM CSL_CITATION {"citationID":"y04sMcGK","properties":{"formattedCitation":"\\super 3\\nosupersub{}","plainCitation":"3","noteIndex":0},"citationItems":[{"id":38738,"uris":["http://zotero.org/users/10054398/items/ULBARJ3C"],"itemData":{"id":38738,"type":"article-journal","abstract":"The number of publications describing chemical structures has increased steadily over the last decades. However, the majority of published chemical information is currently not available in machine-readable form in public databases. It remains a challenge to automate the process of information extraction in a way that requires less manual intervention - especially the mining of chemical structure depictions. As an open-source platform that leverages recent advancements in deep learning, computer vision, and natural language processing, DECIMER.ai (Deep lEarning for Chemical IMagE Recognition) strives to automatically segment, classify, and translate chemical structure depictions from the printed literature. The segmentation and classification tools are the only openly available packages of their kind, and the optical chemical structure recognition (OCSR) core application yields outstanding performance on all benchmark datasets. The source code, the trained models and the datasets developed in this work have been published under permissive licences. An instance of the DECIMER web application is available at https://decimer.ai.","container-title":"Nature Communications","DOI":"10.1038/s41467-023-40782-0","ISSN":"2041-1723","issue":"1","journalAbbreviation":"Nat Commun","language":"en","license":"2023 The Author(s)","page":"5045","publisher":"Nature Publishing Group","source":"www.nature.com","title":"DECIMER.ai: an open platform for automated optical chemical structure identification, segmentation and recognition in scientific publications","title-short":"DECIMER.ai","volume":"14","author":[{"family":"Rajan","given":"Kohulan"},{"family":"Brinkhaus","given":"Henning Otto"},{"family":"Agea","given":"M. Isabel"},{"family":"Zielesny","given":"Achim"},{"family":"Steinbeck","given":"Christoph"}],"issued":{"date-parts":[["2023",8,19]]}}}],"schema":"https://github.com/citation-style-language/schema/raw/master/csl-citation.json"} </w:instrText>
        </w:r>
      </w:del>
      <w:del w:id="9104" w:author="王哲" w:date="2026-08-26T00:00:00Z">
        <w:r>
          <w:rPr>
            <w:rFonts w:eastAsia="宋体" w:cs="Times New Roman"/>
            <w:szCs w:val="24"/>
          </w:rPr>
          <w:fldChar w:fldCharType="separate"/>
        </w:r>
      </w:del>
      <w:del w:id="9105" w:author="王哲" w:date="2026-08-26T00:00:00Z">
        <w:r>
          <w:rPr>
            <w:rFonts w:cs="Times New Roman"/>
            <w:kern w:val="0"/>
            <w:szCs w:val="24"/>
            <w:vertAlign w:val="superscript"/>
          </w:rPr>
          <w:delText>3</w:delText>
        </w:r>
      </w:del>
      <w:del w:id="9106" w:author="王哲" w:date="2026-08-26T00:00:00Z">
        <w:r>
          <w:rPr>
            <w:rFonts w:eastAsia="宋体" w:cs="Times New Roman"/>
            <w:szCs w:val="24"/>
          </w:rPr>
          <w:fldChar w:fldCharType="end"/>
        </w:r>
      </w:del>
      <w:del w:id="9107" w:author="王哲" w:date="2026-08-26T00:00:00Z">
        <w:r>
          <w:rPr>
            <w:rFonts w:eastAsia="宋体" w:cs="Times New Roman"/>
            <w:color w:val="000000"/>
            <w:szCs w:val="24"/>
          </w:rPr>
          <w:delText>. The cropped structures are converted into SMILES strings by MolN</w:delText>
        </w:r>
      </w:del>
      <w:del w:id="9108" w:author="王哲" w:date="2026-08-26T00:00:00Z">
        <w:r>
          <w:rPr>
            <w:rFonts w:hint="eastAsia" w:eastAsia="宋体" w:cs="Times New Roman"/>
            <w:color w:val="000000"/>
            <w:szCs w:val="24"/>
          </w:rPr>
          <w:delText>ex</w:delText>
        </w:r>
      </w:del>
      <w:del w:id="9109" w:author="王哲" w:date="2026-08-26T00:00:00Z">
        <w:r>
          <w:rPr>
            <w:rFonts w:eastAsia="宋体" w:cs="Times New Roman"/>
            <w:color w:val="000000"/>
            <w:szCs w:val="24"/>
          </w:rPr>
          <w:delText>TR</w:delText>
        </w:r>
      </w:del>
      <w:del w:id="9110" w:author="王哲" w:date="2026-08-26T00:00:00Z">
        <w:r>
          <w:rPr>
            <w:rFonts w:eastAsia="宋体" w:cs="Times New Roman"/>
            <w:color w:val="000000"/>
            <w:szCs w:val="24"/>
          </w:rPr>
          <w:fldChar w:fldCharType="begin"/>
        </w:r>
      </w:del>
      <w:del w:id="9111" w:author="王哲" w:date="2026-08-26T00:00:00Z">
        <w:r>
          <w:rPr>
            <w:rFonts w:eastAsia="宋体" w:cs="Times New Roman"/>
            <w:color w:val="000000"/>
            <w:szCs w:val="24"/>
          </w:rPr>
          <w:instrText xml:space="preserve"> ADDIN ZOTERO_ITEM CSL_CITATION {"citationID":"a10venf4pq1","properties":{"formattedCitation":"\\super 14\\nosupersub{}","plainCitation":"14","noteIndex":0},"citationItems":[{"id":39979,"uris":["http://zotero.org/users/10054398/items/ZHHFNYDP"],"itemData":{"id":39979,"type":"article-journal","abstract":"In the field of chemical structure recognition, the task of converting molecular images into machine-readable data formats such as SMILES string stands as a significant challenge, primarily due to the varied drawing styles and conventions prevalent in chemical literature. To bridge this gap, we proposed MolNexTR, a novel image-to-graph deep learning model that collaborates to fuse the strengths of ConvNext, a powerful Convolutional Neural Network variant, and Vision-TRansformer. This integration facilitates a more detailed extraction of both local and global features from molecular images. MolNexTR can predict atoms and bonds simultaneously and understand their layout rules. It also excels at flexibly integrating symbolic chemistry principles to discern chirality and decipher abbreviated structures. We further incorporate a series of advanced algorithms, including an improved data augmentation module, an image contamination module, and a post-processing module for getting the final SMILES output. These modules cooperate to enhance the model's robustness to diverse styles of molecular images found in real literature. In our test sets, MolNexTR has demonstrated superior performance, achieving an accuracy rate of 81-97%, marking a significant advancement in the domain of molecular structure recognition.Scientific contributionMolNexTR is a novel image-to-graph model that incorporates a unique dual-stream encoder to extract complex molecular image features, and combines chemical rules to predict atoms and bonds while understanding atom and bond layout rules. In addition, it employs a series of novel augmentation algorithms to significantly enhance the robustness and performance of the model.","container-title":"Journal of Cheminformatics","DOI":"10.1186/s13321-024-00926-w","ISSN":"1758-2946","issue":"1","journalAbbreviation":"J Cheminform","language":"eng","page":"141","PMID":"39696616","PMCID":"PMC11654183","source":"PubMed","title":"MolNexTR: a generalized deep learning model for molecular image recognition","title-short":"MolNexTR","volume":"16","author":[{"family":"Chen","given":"Yufan"},{"family":"Leung","given":"Ching Ting"},{"family":"Huang","given":"Yong"},{"family":"Sun","given":"Jianwei"},{"family":"Chen","given":"Hao"},{"family":"Gao","given":"Hanyu"}],"issued":{"date-parts":[["2024",12,18]]}}}],"schema":"https://github.com/citation-style-language/schema/raw/master/csl-citation.json"} </w:instrText>
        </w:r>
      </w:del>
      <w:del w:id="9112" w:author="王哲" w:date="2026-08-26T00:00:00Z">
        <w:r>
          <w:rPr>
            <w:rFonts w:eastAsia="宋体" w:cs="Times New Roman"/>
            <w:color w:val="000000"/>
            <w:szCs w:val="24"/>
          </w:rPr>
          <w:fldChar w:fldCharType="separate"/>
        </w:r>
      </w:del>
      <w:del w:id="9113" w:author="王哲" w:date="2026-08-26T00:00:00Z">
        <w:r>
          <w:rPr>
            <w:rFonts w:cs="Times New Roman"/>
            <w:kern w:val="0"/>
            <w:szCs w:val="24"/>
            <w:vertAlign w:val="superscript"/>
          </w:rPr>
          <w:delText>14</w:delText>
        </w:r>
      </w:del>
      <w:del w:id="9114" w:author="王哲" w:date="2026-08-26T00:00:00Z">
        <w:r>
          <w:rPr>
            <w:rFonts w:eastAsia="宋体" w:cs="Times New Roman"/>
            <w:color w:val="000000"/>
            <w:szCs w:val="24"/>
          </w:rPr>
          <w:fldChar w:fldCharType="end"/>
        </w:r>
      </w:del>
      <w:del w:id="9115" w:author="王哲" w:date="2026-08-26T00:00:00Z">
        <w:r>
          <w:rPr>
            <w:rFonts w:eastAsia="宋体" w:cs="Times New Roman"/>
            <w:color w:val="000000"/>
            <w:szCs w:val="24"/>
          </w:rPr>
          <w:delText>.</w:delText>
        </w:r>
      </w:del>
      <w:ins w:id="5" w:author="王哲" w:date="2026-08-11T13:59:16Z" w16du:dateUtc="2026-08-11T13:59:16Z">
        <w:del w:id="9116" w:author="王哲" w:date="2026-08-26T00:00:00Z">
          <w:r w:rsidR="88E52ED6">
            <w:rPr>
              <w:rFonts w:eastAsia="宋体" w:cs="Times New Roman"/>
              <w:color w:val="000000"/>
              <w:szCs w:val="24"/>
            </w:rPr>
            <w:delText xml:space="preserve"> To better handle the variable substituents and attachment fragments common in patent claims, the base MolNexTR decoder is extended with a Mixture-of-Experts (MoE) module in which an attention-pooled router directs each depiction to dedicated sidecar experts specialized for complete molecules, Markush scaffolds, and fragments. A calibrated confidence head estimates the expected graph-level Tanimoto similarity between each predicted and target structure, yielding a per-structure reliability score. The vision-language model then classifies every detected candidate as a complete compound, a Markush scaffold, or a fragment, and this label governs downstream processing. Complete compounds whose confidence falls below a verification threshold undergo a second visual check in which the vision-language model compares the source image against a two-dimensional rendering of the decoded structure, and any mismatch leads to exclusion of the structure (fail-closed).</w:delText>
          </w:r>
        </w:del>
      </w:ins>
      <w:ins w:id="9117" w:author="王哲" w:date="2026-08-26T00:00:00Z">
        <w:r>
          <w:rPr>
            <w:rFonts w:eastAsia="宋体" w:cs="Times New Roman"/>
            <w:color w:val="000000"/>
            <w:szCs w:val="24"/>
          </w:rPr>
          <w:t xml:space="preserve">Chemical structure depictions are detected and cropped by DECIMER Segmentation's Mask R-CNN, whose classification stage correctly identifies approximately 99% of images containing chemical structure depictions while correctly excluding nearly 100% of non-chemical images3. The cropped structures are converted into SMILES strings by MolNexTR,14 extended here with a three-expert mixture-of-experts decoder in which the frozen base network serves as the complete-molecule expert while two trained sidecar experts specialize in Markush scaffolds and substituent fragments; an attention-pooled router blends the experts per depiction, a calibrated confidence head estimates the expected graph-level Tanimoto similarity to the true structure and triggers visual re-verification of low-confidence predictions, and Markush scaffolds carrying detached fragments are assembled into complete molecules through dummy-atom attachment under pose-preserving geometric constraints, with any inconsistency leading to exclusion of the assembly (fail-closed).</w:t>
        </w:r>
      </w:ins>
    </w:p>
    <w:p w:rsidR="88E52ED6" w:rsidRDefault="88E52ED6" w:rsidP="88E52ED6" w14:paraId="5BFA5689" w14:textId="04FA997B">
      <w:pPr>
        <w:pStyle w:val="21"/>
        <w:numPr>
          <w:ilvl w:val="1"/>
          <w:numId w:val="1"/>
        </w:numPr>
        <w:ind w:firstLineChars="0"/>
        <w:rPr>
          <w:ins w:id="6" w:author="王哲" w:date="2026-08-11T13:59:16Z" w16du:dateUtc="2026-08-11T13:59:16Z"/>
          <w:rFonts w:eastAsia="宋体" w:cs="Times New Roman"/>
          <w:color w:val="000000"/>
          <w:szCs w:val="24"/>
        </w:rPr>
      </w:pPr>
      <w:ins w:id="7" w:author="王哲" w:date="2026-08-11T13:59:16Z" w16du:dateUtc="2026-08-11T13:59:16Z">
        <w:r w:rsidR="88E52ED6">
          <w:rPr>
            <w:rFonts w:eastAsia="宋体" w:cs="Times New Roman"/>
            <w:color w:val="000000"/>
            <w:szCs w:val="24"/>
          </w:rPr>
          <w:t xml:space="preserve">Markush structure and fragment assembly</w:t>
        </w:r>
      </w:ins>
    </w:p>
    <w:p w:rsidR="88E52ED6" w:rsidRDefault="88E52ED6" w:rsidP="88E52ED6" w14:paraId="4B06E268" w14:textId="3FBEAB49">
      <w:pPr>
        <w:ind w:firstLine="480"/>
        <w:rPr>
          <w:ins w:id="8" w:author="王哲" w:date="2026-08-11T13:59:16Z" w16du:dateUtc="2026-08-11T13:59:16Z"/>
          <w:rFonts w:eastAsia="宋体" w:cs="Times New Roman"/>
          <w:color w:val="000000"/>
          <w:szCs w:val="24"/>
        </w:rPr>
      </w:pPr>
      <w:ins w:id="9" w:author="王哲" w:date="2026-08-11T13:59:16Z" w16du:dateUtc="2026-08-11T13:59:16Z">
        <w:r w:rsidR="88E52ED6">
          <w:rPr>
            <w:rFonts w:eastAsia="宋体" w:cs="Times New Roman"/>
            <w:color w:val="000000"/>
            <w:szCs w:val="24"/>
          </w:rPr>
          <w:t xml:space="preserve">Patent claims frequently depict a scaffold together with variable substituents (R-groups) and detached fragments connected by wavy bonds or asterisked attachment points. BioChemInsight assembles such depictions into complete molecules using the explicit dummy attachment atoms emitted by the MoE decoder: assembly is authorized only when the decoded graph contains a real attachment atom, after which the scaffold and fragment are reconnected at the corresponding anchor positions using RDKit and re-laid out while preserving the original scaffold pose. Three independent evidence streams guide and validate each assembly: textual variable assignment parsed from the OCR text, visual attachment cues (visible asterisks, wavy bonds, and R-group labels) identified by the vision-language model, and the decoded MolNexTR graph, of which only the graph layer authorizes assembly. Finally, every assembled product is rendered alongside its source scaffold and fragment crops in a three-panel image and re-examined by the vision-language model; any visible contradiction in the scaffold region, fragment region, or attachment position blocks the assembly, so that only verified structures reach the final output.</w:t>
        </w:r>
      </w:ins>
    </w:p>
    <w:p w14:paraId="449C88D0">
      <w:pPr>
        <w:pStyle w:val="21"/>
        <w:numPr>
          <w:ilvl w:val="1"/>
          <w:numId w:val="1"/>
        </w:numPr>
        <w:ind w:firstLineChars="0"/>
        <w:rPr>
          <w:rFonts w:eastAsia="宋体" w:cs="Times New Roman"/>
          <w:color w:val="000000"/>
          <w:szCs w:val="24"/>
        </w:rPr>
      </w:pPr>
      <w:r>
        <w:rPr>
          <w:rFonts w:eastAsia="宋体" w:cs="Times New Roman"/>
          <w:color w:val="000000"/>
          <w:szCs w:val="24"/>
        </w:rPr>
        <w:t>Compound identifier recognition</w:t>
      </w:r>
    </w:p>
    <w:p w14:paraId="08E29BE6">
      <w:pPr>
        <w:ind w:firstLine="480"/>
        <w:rPr>
          <w:rFonts w:eastAsia="宋体" w:cs="Times New Roman"/>
          <w:color w:val="000000"/>
          <w:szCs w:val="24"/>
        </w:rPr>
      </w:pPr>
      <w:del w:id="9118" w:author="王哲" w:date="2026-08-26T00:00:00Z">
        <w:r>
          <w:rPr>
            <w:rFonts w:hint="eastAsia"/>
          </w:rPr>
          <w:delText>GLM-4.5V</w:delText>
        </w:r>
      </w:del>
      <w:del w:id="9119" w:author="王哲" w:date="2026-08-26T00:00:00Z">
        <w:r>
          <w:rPr>
            <w:rFonts w:eastAsia="宋体" w:cs="Times New Roman"/>
            <w:color w:val="000000"/>
            <w:szCs w:val="24"/>
          </w:rPr>
          <w:delText xml:space="preserve"> extracts raw compound labels (e.g., "Ex.1") from DECIMER-annotated red regions through spatial correlation. GLM-4.6 then standardizes these identifiers into consistent nomenclature (e.g., "Compound 1") using regular expression matching and synonym resolution. Finally, the system cross-validates identifiers against page coordinates and filename metadata to ensure precise matching between standardized IDs and their corresponding SMILES strings.</w:delText>
        </w:r>
      </w:del>
      <w:ins w:id="9120" w:author="王哲" w:date="2026-08-26T00:00:00Z">
        <w:r>
          <w:rPr>
            <w:rFonts w:hint="eastAsia"/>
          </w:rPr>
          <w:t xml:space="preserve">A vision–language model, accessed through an OpenAI-compatible endpoint (GLM-4.5V recommended; a Gemma-class model serves this role in the production deployment), extracts raw compound labels (e.g., “Ex.1”) from DECIMER-annotated red regions through spatial correlation and whole-page scheme analysis. A text large language model then standardizes these identifiers into consistent nomenclature (e.g., “Compound 1”) using regular-expression matching and synonym resolution, and every identifier assignment is independently verified against the allowlist of recognized identifiers before acceptance. Finally, the system cross-validates identifiers against page coordinates and filename metadata to ensure precise matching between standardized IDs and their corresponding SMILES strings.</w:t>
        </w:r>
      </w:ins>
    </w:p>
    <w:p w14:paraId="5E437DBF">
      <w:pPr>
        <w:pStyle w:val="21"/>
        <w:numPr>
          <w:ilvl w:val="1"/>
          <w:numId w:val="1"/>
        </w:numPr>
        <w:ind w:firstLineChars="0"/>
        <w:rPr>
          <w:rFonts w:eastAsia="宋体" w:cs="Times New Roman"/>
          <w:color w:val="000000"/>
          <w:szCs w:val="24"/>
        </w:rPr>
      </w:pPr>
      <w:bookmarkStart w:id="29" w:name="_Hlk194829814"/>
      <w:r>
        <w:rPr>
          <w:rFonts w:eastAsia="宋体" w:cs="Times New Roman"/>
          <w:color w:val="000000"/>
          <w:szCs w:val="24"/>
        </w:rPr>
        <w:t>Bioactivity data extraction</w:t>
      </w:r>
    </w:p>
    <w:p w14:paraId="125A494A">
      <w:pPr>
        <w:ind w:firstLine="480"/>
        <w:rPr>
          <w:rFonts w:eastAsia="宋体" w:cs="Times New Roman"/>
          <w:color w:val="000000"/>
          <w:szCs w:val="24"/>
        </w:rPr>
      </w:pPr>
      <w:del w:id="9121" w:author="王哲" w:date="2026-08-26T00:00:00Z">
        <w:r>
          <w:rPr>
            <w:rFonts w:eastAsia="宋体" w:cs="Times New Roman"/>
            <w:color w:val="000000"/>
            <w:szCs w:val="24"/>
          </w:rPr>
          <w:delText>PaddleOCR v2.6 converts PyMuPDF-derived PNGs into structured Markdown</w:delText>
        </w:r>
      </w:del>
      <w:bookmarkEnd w:id="29"/>
      <w:del w:id="9122" w:author="王哲" w:date="2026-08-26T00:00:00Z">
        <w:r>
          <w:rPr>
            <w:rFonts w:eastAsia="宋体" w:cs="Times New Roman"/>
            <w:color w:val="000000"/>
            <w:szCs w:val="24"/>
          </w:rPr>
          <w:delText>. Gemini-2.0-flash is then applied to extract bioactivity metrics (IC₅₀/EC₅₀/Ki) from both tabular data and contextual mentions (e.g., ‘IC₅₀ = 12.5 µM for Compound 5’).</w:delText>
        </w:r>
      </w:del>
      <w:del w:id="9123" w:author="王哲" w:date="2026-08-26T00:00:00Z">
        <w:r>
          <w:delText xml:space="preserve"> </w:delText>
        </w:r>
      </w:del>
      <w:del w:id="9124" w:author="王哲" w:date="2026-08-26T00:00:00Z">
        <w:r>
          <w:rPr>
            <w:rFonts w:eastAsia="宋体" w:cs="Times New Roman"/>
            <w:color w:val="000000"/>
            <w:szCs w:val="24"/>
          </w:rPr>
          <w:delText>The system implements pattern matching for value extraction and contextual analysis for unit normalization (nM/μM resolution), ensuring standardized output of both textual content and quantitative bioactivity data.</w:delText>
        </w:r>
      </w:del>
      <w:ins w:id="9125" w:author="王哲" w:date="2026-08-26T00:00:00Z">
        <w:r>
          <w:rPr>
            <w:rFonts w:eastAsia="宋体" w:cs="Times New Roman"/>
            <w:color w:val="000000"/>
            <w:szCs w:val="24"/>
          </w:rPr>
          <w:t xml:space="preserve">PaddleOCR, deployed as a containerized microservice, converts a separate render of the page images (1.3× native resolution) into structured Markdown. An OpenAI-compatible large language model is then applied to extract bioactivity metrics (IC₅₀/EC₅₀/Ki) from both tabular data and contextual mentions (e.g., ‘IC₅₀ = 12.5 µM for Compound 5’). Each extraction passes through three independent verification stages—compound-identifier assignment, assay membership, and value validation—so that only experimentally measured values are retained; quantities produced by computational procedures such as docking scores or in-silico ADMET predictions are explicitly rejected. Pattern matching with contextual unit normalization (nM/µM resolution) ensures standardized output, and every accepted value retains page-level provenance metadata for traceability.</w:t>
        </w:r>
      </w:ins>
    </w:p>
    <w:p w14:paraId="3F7763C8">
      <w:pPr>
        <w:pStyle w:val="21"/>
        <w:numPr>
          <w:ilvl w:val="1"/>
          <w:numId w:val="1"/>
        </w:numPr>
        <w:ind w:firstLineChars="0"/>
        <w:rPr>
          <w:rFonts w:eastAsia="宋体" w:cs="Times New Roman"/>
          <w:color w:val="000000"/>
          <w:szCs w:val="24"/>
        </w:rPr>
      </w:pPr>
      <w:r>
        <w:rPr>
          <w:rFonts w:eastAsia="宋体" w:cs="Times New Roman"/>
          <w:color w:val="000000"/>
          <w:szCs w:val="24"/>
        </w:rPr>
        <w:t>Data integration and output</w:t>
      </w:r>
    </w:p>
    <w:p w14:paraId="77851F35">
      <w:pPr>
        <w:ind w:firstLine="480"/>
        <w:rPr>
          <w:rFonts w:eastAsia="宋体" w:cs="Times New Roman"/>
          <w:color w:val="000000"/>
          <w:szCs w:val="24"/>
        </w:rPr>
      </w:pPr>
      <w:del w:id="9126" w:author="王哲" w:date="2026-08-26T00:00:00Z">
        <w:r>
          <w:rPr>
            <w:rFonts w:eastAsia="宋体" w:cs="Times New Roman"/>
            <w:color w:val="000000"/>
            <w:szCs w:val="24"/>
          </w:rPr>
          <w:delText>The data integration phase directly matches SMILES strings with standardized compound identifiers and pairs them with raw bioactivity values to generate a structured matrix without post-processing. The final output combines SMILES, normalized IDs, bioactivity measurements (IC₅₀/EC₅₀/Ki), and source metadata (page numbers/images), exported in CSV/JSON formats for batch processing across document collections.</w:delText>
        </w:r>
      </w:del>
      <w:ins w:id="9127" w:author="王哲" w:date="2026-08-26T00:00:00Z">
        <w:r>
          <w:rPr>
            <w:rFonts w:eastAsia="宋体" w:cs="Times New Roman"/>
            <w:color w:val="000000"/>
            <w:szCs w:val="24"/>
          </w:rPr>
          <w:t xml:space="preserve">The data integration phase joins decoded SMILES with standardized compound identifiers and their verified bioactivity values to generate a structured matrix, keyed by the identifier allowlist established during extraction. Every record retains page numbers and source-image references so that any value can be traced back to its location in the original patent.</w:t>
        </w:r>
      </w:ins>
    </w:p>
    <w:p w14:paraId="5C796894">
      <w:pPr>
        <w:pStyle w:val="21"/>
        <w:numPr>
          <w:ilvl w:val="0"/>
          <w:numId w:val="2"/>
        </w:numPr>
        <w:ind w:firstLineChars="0"/>
        <w:rPr>
          <w:rFonts w:eastAsia="宋体" w:cs="Times New Roman"/>
          <w:b/>
          <w:color w:val="000000"/>
          <w:szCs w:val="24"/>
        </w:rPr>
      </w:pPr>
      <w:r>
        <w:rPr>
          <w:rFonts w:eastAsia="宋体" w:cs="Times New Roman"/>
          <w:b/>
          <w:bCs/>
          <w:color w:val="000000"/>
          <w:szCs w:val="24"/>
        </w:rPr>
        <w:t>Dataset Construction for Cross-Source Validation</w:t>
      </w:r>
    </w:p>
    <w:p w14:paraId="09FE73B2">
      <w:pPr>
        <w:ind w:firstLine="480"/>
        <w:rPr>
          <w:rFonts w:eastAsia="宋体" w:cs="Times New Roman"/>
          <w:color w:val="000000"/>
          <w:szCs w:val="24"/>
        </w:rPr>
      </w:pPr>
      <w:bookmarkStart w:id="30" w:name="OLE_LINK15"/>
      <w:bookmarkStart w:id="31" w:name="OLE_LINK8"/>
      <w:bookmarkStart w:id="32" w:name="OLE_LINK9"/>
      <w:del w:id="9128" w:author="王哲" w:date="2026-08-26T00:00:00Z">
        <w:r>
          <w:rPr>
            <w:rFonts w:hint="eastAsia" w:eastAsia="宋体" w:cs="Times New Roman"/>
            <w:color w:val="000000"/>
            <w:szCs w:val="24"/>
          </w:rPr>
          <w:delText>We compiled a specialized dataset comprising 181 patents associated with 15 therapeutic targets, selected from the Cortellis Drug Discovery Intelligence database based on inclusion criteria (e.g., ≥20 chemical depictions, small-molecule claims). Using BioC</w:delText>
        </w:r>
      </w:del>
      <w:del w:id="9129" w:author="王哲" w:date="2026-08-26T00:00:00Z">
        <w:r>
          <w:rPr>
            <w:rFonts w:eastAsia="宋体" w:cs="Times New Roman"/>
            <w:color w:val="000000"/>
            <w:szCs w:val="24"/>
          </w:rPr>
          <w:delText>hemInsight, we systematically extracted compound identifiers, SMILES strings, and biological activity values (including IC₅₀, EC₅₀, and Ki). All extracted activity values were then normalized to the nanomolar (nM) scale and underwent 100% manual validation by two independent medicinal chemists to ensure data accuracy.</w:delText>
        </w:r>
      </w:del>
      <w:ins w:id="9130" w:author="王哲" w:date="2026-08-26T00:00:00Z">
        <w:r>
          <w:rPr>
            <w:rFonts w:hint="eastAsia" w:eastAsia="宋体" w:cs="Times New Roman"/>
            <w:color w:val="000000"/>
            <w:szCs w:val="24"/>
          </w:rPr>
          <w:t xml:space="preserve">We compiled a specialized dataset comprising 296 patents associated with 15 therapeutic targets, selected from the Cortellis Drug Discovery Intelligence database based on inclusion criteria (e.g., ≥20 chemical depictions, small-molecule claims). Using BioChemInsight, we systematically extracted compound identifiers, SMILES strings, and biological activity values (including IC₅₀, EC₅₀, and Ki), yielding 23,218 structure records and 7,110 bioactivity values. All extracted activity values were normalized to a consistent unit convention (nM/µM). Extraction quality was assessed through a tiered verification protocol: (i) independent recomputation of corpus statistics (SMILES validity, identifier coverage) outside the pipeline using RDKit (v2026.03.3); (ii) automated visual cross-checking of source-versus-extraction comparison sheets for 282 of the 296 patents (the 14 without sheets include the 3 text-only patents and documents whose machine sheets were superseded by compound-level review); this automated pass served as triage whose verdicts were confirmed or overturned by stage (iii); and (iii) expert human review of 507 compound-level extractions presented as side-by-side comparisons of the original patent segment crop and the decoded molecule. Picks were drawn by stratified random sampling across per-patent SMILES-validity tiers (highest n = 87; high n = 305; mid n = 88; lowest n = 25; 2 picks were left unadjudicated as reviewer omissions), and the confirmed correctness of 499/505 carries a Wilson 95% confidence interval of 97.4–99.5%. The complete adjudication set and per-target statistics are provided in the Electronic Supplementary Information (ESI).</w:t>
        </w:r>
      </w:ins>
    </w:p>
    <w:p w14:paraId="136446FE">
      <w:pPr>
        <w:pStyle w:val="21"/>
        <w:numPr>
          <w:ilvl w:val="0"/>
          <w:numId w:val="2"/>
        </w:numPr>
        <w:ind w:firstLineChars="0"/>
        <w:rPr>
          <w:rFonts w:eastAsia="宋体" w:cs="Times New Roman"/>
          <w:b/>
          <w:color w:val="000000"/>
          <w:szCs w:val="24"/>
        </w:rPr>
      </w:pPr>
      <w:r>
        <w:rPr>
          <w:rFonts w:eastAsia="宋体" w:cs="Times New Roman"/>
          <w:b/>
          <w:bCs/>
          <w:color w:val="000000"/>
          <w:szCs w:val="24"/>
        </w:rPr>
        <w:t>Statistical analysis and output</w:t>
      </w:r>
    </w:p>
    <w:p w14:paraId="776CBA44">
      <w:pPr>
        <w:ind w:firstLine="480"/>
      </w:pPr>
      <w:del w:id="9131" w:author="王哲" w:date="2026-08-26T00:00:00Z">
        <w:r>
          <w:delText>The final matrix integrates SMILES, standardized IDs, and bioactivity values (IC₅₀/EC₅₀/Ki), with fields for page numbers and source images. Outputs are exported as CSV/JSON for downstream analysis, supporting batch processing across document repositories. Data preprocessing and statistical analysis were implemented in Python 3.10 using pandas (v1.4.2). Results were visualized via matplotlib (v3.10.0) and seaborn (v0.13.2).</w:delText>
        </w:r>
      </w:del>
      <w:ins w:id="9132" w:author="王哲" w:date="2026-08-26T00:00:00Z">
        <w:r>
          <w:t xml:space="preserve">The final matrix integrates SMILES, standardized IDs, and bioactivity values (IC₅₀/EC₅₀/Ki), exported as CSV/JSON for downstream analysis and supporting batch processing across document repositories. Data preprocessing and statistical analysis were implemented in Python 3.12 using pandas (v2.2.2); results were visualized via matplotlib (v3.9.2).</w:t>
        </w:r>
      </w:ins>
    </w:p>
    <w:p w14:paraId="266C8EE5">
      <w:pPr>
        <w:spacing w:line="480" w:lineRule="auto"/>
        <w:ind w:firstLine="562"/>
        <w:rPr>
          <w:rFonts w:eastAsia="宋体" w:cs="Times New Roman"/>
          <w:b/>
          <w:bCs/>
          <w:sz w:val="28"/>
          <w:szCs w:val="28"/>
          <w:lang w:bidi="ar"/>
        </w:rPr>
      </w:pPr>
      <w:r>
        <w:rPr>
          <w:rFonts w:hint="eastAsia" w:eastAsia="宋体" w:cs="Times New Roman"/>
          <w:b/>
          <w:bCs/>
          <w:sz w:val="28"/>
          <w:szCs w:val="28"/>
          <w:lang w:bidi="ar"/>
        </w:rPr>
        <w:t>Code availability</w:t>
      </w:r>
    </w:p>
    <w:p w14:paraId="3FECC688">
      <w:pPr>
        <w:ind w:firstLine="480"/>
        <w:rPr>
          <w:rFonts w:hint="eastAsia" w:eastAsia="宋体" w:cs="Times New Roman"/>
          <w:szCs w:val="24"/>
          <w:lang w:bidi="ar"/>
        </w:rPr>
      </w:pPr>
      <w:del w:id="9186" w:author="王哲" w:date="2026-08-26T00:00:00Z">
        <w:r>
          <w:rPr>
            <w:rFonts w:cs="Times New Roman"/>
          </w:rPr>
          <w:delText xml:space="preserve">The </w:delText>
        </w:r>
      </w:del>
      <w:del w:id="9187" w:author="王哲" w:date="2026-08-26T00:00:00Z">
        <w:r>
          <w:rPr>
            <w:rFonts w:eastAsia="宋体" w:cs="Times New Roman"/>
            <w:color w:val="000000"/>
            <w:szCs w:val="24"/>
          </w:rPr>
          <w:delText>source code for BioChemInsight implementation and data analysis are available in Github (</w:delText>
        </w:r>
      </w:del>
      <w:del w:id="9188" w:author="王哲" w:date="2026-08-26T00:00:00Z">
        <w:r>
          <w:fldChar w:fldCharType="begin"/>
        </w:r>
      </w:del>
      <w:del w:id="9189" w:author="王哲" w:date="2026-08-26T00:00:00Z">
        <w:r>
          <w:instrText xml:space="preserve"> HYPERLINK "https://github.com/dahuilangda/BioChemInsight" </w:instrText>
        </w:r>
      </w:del>
      <w:del w:id="9190" w:author="王哲" w:date="2026-08-26T00:00:00Z">
        <w:r>
          <w:fldChar w:fldCharType="separate"/>
        </w:r>
      </w:del>
      <w:del w:id="9191" w:author="王哲" w:date="2026-08-26T00:00:00Z">
        <w:r>
          <w:rPr>
            <w:rStyle w:val="14"/>
            <w:rFonts w:eastAsia="宋体" w:cs="Times New Roman"/>
            <w:szCs w:val="24"/>
          </w:rPr>
          <w:delText>https://github.com/dahuilangda/BioChemInsight</w:delText>
        </w:r>
      </w:del>
      <w:del w:id="9192" w:author="王哲" w:date="2026-08-26T00:00:00Z">
        <w:r>
          <w:rPr>
            <w:rStyle w:val="14"/>
            <w:rFonts w:eastAsia="宋体" w:cs="Times New Roman"/>
            <w:szCs w:val="24"/>
          </w:rPr>
          <w:fldChar w:fldCharType="end"/>
        </w:r>
      </w:del>
      <w:del w:id="9193" w:author="王哲" w:date="2026-08-26T00:00:00Z">
        <w:r>
          <w:rPr>
            <w:rFonts w:eastAsia="宋体" w:cs="Times New Roman"/>
            <w:color w:val="000000"/>
            <w:szCs w:val="24"/>
          </w:rPr>
          <w:delText>).</w:delText>
        </w:r>
      </w:del>
      <w:del w:id="9194" w:author="王哲" w:date="2026-08-26T00:00:00Z">
        <w:r>
          <w:rPr>
            <w:rFonts w:hint="eastAsia" w:eastAsia="宋体" w:cs="Times New Roman"/>
            <w:color w:val="000000"/>
            <w:szCs w:val="24"/>
          </w:rPr>
          <w:delText xml:space="preserve"> </w:delText>
        </w:r>
      </w:del>
      <w:del w:id="9195" w:author="王哲" w:date="2026-08-26T00:00:00Z">
        <w:r>
          <w:rPr>
            <w:rFonts w:eastAsia="宋体" w:cs="Times New Roman"/>
            <w:szCs w:val="24"/>
            <w:lang w:bidi="ar"/>
          </w:rPr>
          <w:delText>The Git tag is v1.0.0.</w:delText>
        </w:r>
      </w:del>
      <w:ins w:id="9196" w:author="王哲" w:date="2026-08-26T00:00:00Z">
        <w:r>
          <w:rPr>
            <w:rFonts w:cs="Times New Roman"/>
          </w:rPr>
          <w:t xml:space="preserve">The source code for BioChemInsight implementation and data analysis is available on GitHub (https://github.com/dahuilangda/BioChemInsight), Git tag v1.0.0.</w:t>
        </w:r>
      </w:ins>
    </w:p>
    <w:p w14:paraId="266C8EE5">
      <w:pPr>
        <w:spacing w:line="480" w:lineRule="auto"/>
        <w:ind w:firstLine="562"/>
        <w:rPr>
          <w:rFonts w:eastAsia="宋体" w:cs="Times New Roman"/>
          <w:b/>
          <w:bCs/>
          <w:sz w:val="28"/>
          <w:szCs w:val="28"/>
          <w:lang w:bidi="ar"/>
          <w:ins w:id="9206" w:author="王哲" w:date="2026-08-26T00:00:00Z"/>
        </w:rPr>
      </w:pPr>
      <w:ins w:id="9207" w:author="王哲" w:date="2026-08-26T00:00:00Z">
        <w:r>
          <w:t xml:space="preserve">Data availability</w:t>
        </w:r>
      </w:ins>
    </w:p>
    <w:p w14:paraId="3FECC688">
      <w:pPr>
        <w:ind w:firstLine="480"/>
        <w:rPr>
          <w:rFonts w:hint="eastAsia" w:eastAsia="宋体" w:cs="Times New Roman"/>
          <w:szCs w:val="24"/>
          <w:lang w:bidi="ar"/>
          <w:ins w:id="9204" w:author="王哲" w:date="2026-08-26T00:00:00Z"/>
        </w:rPr>
      </w:pPr>
      <w:ins w:id="9205" w:author="王哲" w:date="2026-08-26T00:00:00Z">
        <w:r>
          <w:t xml:space="preserve">The 296-patent extraction outputs (23,218 structure records, 7,110 bioactivity values), the complete 507-item adjudication set (505 adjudicated) with embedded segment comparisons, and all verification statistics are deposited in the project repository and archived with the code under Git tag v1.0.0; permanent DOI-minted archival (Zenodo) of the identical snapshot accompanies the submission.</w:t>
        </w:r>
      </w:ins>
    </w:p>
    <w:p w14:paraId="06705E34">
      <w:pPr>
        <w:spacing w:line="480" w:lineRule="auto"/>
        <w:ind w:firstLine="562"/>
        <w:rPr>
          <w:rFonts w:eastAsia="宋体" w:cs="Times New Roman"/>
          <w:b/>
          <w:bCs/>
          <w:sz w:val="28"/>
          <w:szCs w:val="28"/>
          <w:lang w:bidi="ar"/>
        </w:rPr>
      </w:pPr>
      <w:r>
        <w:rPr>
          <w:rFonts w:hint="eastAsia" w:eastAsia="宋体" w:cs="Times New Roman"/>
          <w:b/>
          <w:bCs/>
          <w:sz w:val="28"/>
          <w:szCs w:val="28"/>
          <w:lang w:bidi="ar"/>
        </w:rPr>
        <w:t>Author contributions</w:t>
      </w:r>
    </w:p>
    <w:p w14:paraId="17A9DBF1">
      <w:pPr>
        <w:spacing w:line="480" w:lineRule="auto"/>
        <w:ind w:firstLine="480"/>
        <w:rPr>
          <w:rFonts w:hint="eastAsia" w:eastAsia="宋体" w:cs="Times New Roman"/>
          <w:szCs w:val="24"/>
          <w:lang w:bidi="ar"/>
        </w:rPr>
      </w:pPr>
      <w:r>
        <w:rPr>
          <w:rFonts w:hint="eastAsia" w:eastAsia="宋体" w:cs="Times New Roman"/>
          <w:szCs w:val="24"/>
          <w:lang w:bidi="ar"/>
        </w:rPr>
        <w:t xml:space="preserve">Zhe Wang, </w:t>
      </w:r>
      <w:r>
        <w:rPr>
          <w:rFonts w:hint="eastAsia" w:eastAsia="宋体" w:cs="Times New Roman"/>
          <w:szCs w:val="24"/>
          <w:lang w:val="en-US" w:eastAsia="zh-CN" w:bidi="ar"/>
        </w:rPr>
        <w:t xml:space="preserve">Si Chen, </w:t>
      </w:r>
      <w:r>
        <w:rPr>
          <w:rFonts w:hint="eastAsia" w:eastAsia="宋体" w:cs="Times New Roman"/>
          <w:szCs w:val="24"/>
          <w:lang w:bidi="ar"/>
        </w:rPr>
        <w:t>Fangtian Fu, Wei Zhang, Gang Xu, and Xiang Li developed the concepts for the manuscript and proposed the method. Zhe Wang, Fangtian Fu, Wei Zhang, Lige Yan, Nan Li, Wenxia Deng, Yan Meng, Jianping Wu, Hui Wu, and Wenting Wu collected the data. Zhe Wang, Fangtian Fu, Wei Zhang, Gang Xu, Xiang Li, and Si Chen designed the analyses and applications and discussed the results. Zhe Wang, Fangtian Fu, Wei Zhang, and Si Chen conducted the analyses. Gang Xu and Xiang Li helped interpret the results of the real data analyses. Zhe Wang, Fangtian Fu, Wei Zhang, Gang Xu, Xiang Li, and Si Chen prepared the manuscript and contributed to editing the paper.</w:t>
      </w:r>
      <w:bookmarkStart w:id="39" w:name="_GoBack"/>
      <w:bookmarkEnd w:id="39"/>
    </w:p>
    <w:p w14:paraId="3511ECF0">
      <w:pPr>
        <w:ind w:firstLine="562"/>
        <w:rPr>
          <w:rFonts w:eastAsia="宋体" w:cs="Times New Roman"/>
          <w:b/>
          <w:bCs/>
          <w:sz w:val="28"/>
          <w:szCs w:val="28"/>
          <w:lang w:bidi="ar"/>
        </w:rPr>
      </w:pPr>
      <w:r>
        <w:rPr>
          <w:rFonts w:hint="eastAsia" w:eastAsia="宋体" w:cs="Times New Roman"/>
          <w:b/>
          <w:bCs/>
          <w:sz w:val="28"/>
          <w:szCs w:val="28"/>
          <w:lang w:bidi="ar"/>
        </w:rPr>
        <w:t>Funding</w:t>
      </w:r>
    </w:p>
    <w:p w14:paraId="23F72818">
      <w:pPr>
        <w:ind w:firstLine="480"/>
        <w:rPr>
          <w:rFonts w:eastAsia="宋体" w:cs="Times New Roman"/>
          <w:szCs w:val="24"/>
          <w:lang w:bidi="ar"/>
        </w:rPr>
      </w:pPr>
      <w:r>
        <w:rPr>
          <w:rFonts w:hint="eastAsia" w:eastAsia="宋体" w:cs="Times New Roman"/>
          <w:color w:val="000000"/>
          <w:szCs w:val="24"/>
        </w:rPr>
        <w:t>This study was supported by the National Natural Science Foundation of China (NSFC) under Grant No. 82404509.</w:t>
      </w:r>
    </w:p>
    <w:p w14:paraId="692E69A4">
      <w:pPr>
        <w:spacing w:line="480" w:lineRule="auto"/>
        <w:ind w:firstLine="562"/>
        <w:rPr>
          <w:rFonts w:eastAsia="宋体" w:cs="Times New Roman"/>
          <w:b/>
          <w:bCs/>
          <w:sz w:val="28"/>
          <w:szCs w:val="28"/>
          <w:lang w:bidi="ar"/>
        </w:rPr>
      </w:pPr>
      <w:r>
        <w:rPr>
          <w:rFonts w:hint="eastAsia" w:eastAsia="宋体" w:cs="Times New Roman"/>
          <w:b/>
          <w:bCs/>
          <w:sz w:val="28"/>
          <w:szCs w:val="28"/>
          <w:lang w:bidi="ar"/>
        </w:rPr>
        <w:t>Conflict of interest statement</w:t>
      </w:r>
    </w:p>
    <w:p w14:paraId="33A68622">
      <w:pPr>
        <w:ind w:firstLine="480"/>
        <w:rPr>
          <w:rFonts w:eastAsia="宋体" w:cs="Times New Roman"/>
          <w:color w:val="000000"/>
          <w:szCs w:val="24"/>
        </w:rPr>
      </w:pPr>
      <w:r>
        <w:rPr>
          <w:rFonts w:hint="eastAsia" w:eastAsia="宋体" w:cs="Times New Roman"/>
          <w:szCs w:val="28"/>
          <w:lang w:bidi="ar"/>
        </w:rPr>
        <w:t>None declared.</w:t>
      </w:r>
    </w:p>
    <w:p w14:paraId="65FCE4DB">
      <w:pPr>
        <w:ind w:firstLine="480"/>
        <w:rPr>
          <w:rFonts w:eastAsia="宋体" w:cs="Times New Roman"/>
          <w:color w:val="000000"/>
          <w:szCs w:val="24"/>
        </w:rPr>
      </w:pPr>
    </w:p>
    <w:p w14:paraId="7BC65869">
      <w:pPr>
        <w:ind w:firstLine="562"/>
        <w:rPr>
          <w:rFonts w:cs="Times New Roman"/>
          <w:b/>
          <w:sz w:val="28"/>
          <w:szCs w:val="24"/>
        </w:rPr>
      </w:pPr>
      <w:del w:id="9197" w:author="王哲" w:date="2026-08-26T00:00:00Z">
        <w:r>
          <w:rPr>
            <w:rFonts w:cs="Times New Roman"/>
            <w:b/>
            <w:sz w:val="28"/>
            <w:szCs w:val="24"/>
          </w:rPr>
          <w:delText>Reference</w:delText>
        </w:r>
      </w:del>
      <w:ins w:id="9198" w:author="王哲" w:date="2026-08-26T00:00:00Z">
        <w:r>
          <w:rPr>
            <w:rFonts w:cs="Times New Roman"/>
            <w:b/>
            <w:sz w:val="28"/>
            <w:szCs w:val="24"/>
          </w:rPr>
          <w:t xml:space="preserve">References</w:t>
        </w:r>
      </w:ins>
    </w:p>
    <w:p w14:paraId="272B9A36">
      <w:pPr>
        <w:pStyle w:val="59"/>
        <w:ind w:firstLine="422"/>
        <w:rPr>
          <w:rFonts w:eastAsia="等线" w:cs="Times New Roman"/>
        </w:rPr>
      </w:pPr>
      <w:r>
        <w:rPr>
          <w:rFonts w:cs="Times New Roman"/>
          <w:b/>
          <w:sz w:val="21"/>
        </w:rPr>
        <w:fldChar w:fldCharType="begin"/>
      </w:r>
      <w:r>
        <w:rPr>
          <w:rFonts w:cs="Times New Roman"/>
          <w:b/>
        </w:rPr>
        <w:instrText xml:space="preserve"> ADDIN ZOTERO_BIBL {"uncited":[],"omitted":[],"custom":[]} CSL_BIBLIOGRAPHY </w:instrText>
      </w:r>
      <w:r>
        <w:rPr>
          <w:rFonts w:cs="Times New Roman"/>
          <w:b/>
          <w:sz w:val="21"/>
        </w:rPr>
        <w:fldChar w:fldCharType="separate"/>
      </w:r>
      <w:r>
        <w:rPr>
          <w:rFonts w:eastAsia="等线" w:cs="Times New Roman"/>
        </w:rPr>
        <w:t>(1)</w:t>
      </w:r>
      <w:r>
        <w:rPr>
          <w:rFonts w:eastAsia="等线" w:cs="Times New Roman"/>
        </w:rPr>
        <w:tab/>
      </w:r>
      <w:r>
        <w:rPr>
          <w:rFonts w:eastAsia="等线" w:cs="Times New Roman"/>
        </w:rPr>
        <w:t xml:space="preserve">Cruse, K.; Baibakova, V.; Abdelsamie, M.; Hong, K.; Bartel, C. J.; Trewartha, A.; Jain, A.; Sutter-Fella, C. M.; Ceder, G. Text Mining the Literature to Inform Experiments and Rationalize Impurity Phase Formation for BiFeO3. </w:t>
      </w:r>
      <w:r>
        <w:rPr>
          <w:rFonts w:eastAsia="等线" w:cs="Times New Roman"/>
          <w:i/>
          <w:iCs/>
        </w:rPr>
        <w:t>Chem Mater</w:t>
      </w:r>
      <w:r>
        <w:rPr>
          <w:rFonts w:eastAsia="等线" w:cs="Times New Roman"/>
        </w:rPr>
        <w:t xml:space="preserve"> </w:t>
      </w:r>
      <w:r>
        <w:rPr>
          <w:rFonts w:eastAsia="等线" w:cs="Times New Roman"/>
          <w:b/>
          <w:bCs/>
        </w:rPr>
        <w:t>2023</w:t>
      </w:r>
      <w:r>
        <w:rPr>
          <w:rFonts w:eastAsia="等线" w:cs="Times New Roman"/>
        </w:rPr>
        <w:t xml:space="preserve">, </w:t>
      </w:r>
      <w:r>
        <w:rPr>
          <w:rFonts w:eastAsia="等线" w:cs="Times New Roman"/>
          <w:i/>
          <w:iCs/>
        </w:rPr>
        <w:t>36</w:t>
      </w:r>
      <w:r>
        <w:rPr>
          <w:rFonts w:eastAsia="等线" w:cs="Times New Roman"/>
        </w:rPr>
        <w:t xml:space="preserve"> (2), 772–785. https://doi.org/10.1021/acs.chemmater.3c02203.</w:t>
      </w:r>
    </w:p>
    <w:p w14:paraId="4EC7CC4E">
      <w:pPr>
        <w:pStyle w:val="59"/>
        <w:ind w:firstLine="480"/>
        <w:rPr>
          <w:rFonts w:eastAsia="等线" w:cs="Times New Roman"/>
        </w:rPr>
      </w:pPr>
      <w:del w:id="9199" w:author="王哲" w:date="2026-08-26T00:00:00Z">
        <w:r>
          <w:rPr>
            <w:rFonts w:eastAsia="等线" w:cs="Times New Roman"/>
          </w:rPr>
          <w:delText>(2)</w:delText>
        </w:r>
      </w:del>
      <w:del w:id="9200" w:author="王哲" w:date="2026-08-26T00:00:00Z">
        <w:r>
          <w:rPr>
            <w:rFonts w:eastAsia="等线" w:cs="Times New Roman"/>
          </w:rPr>
          <w:tab/>
        </w:r>
      </w:del>
      <w:del w:id="9201" w:author="王哲" w:date="2026-08-26T00:00:00Z">
        <w:r>
          <w:rPr>
            <w:rFonts w:eastAsia="等线" w:cs="Times New Roman"/>
            <w:i/>
            <w:iCs/>
          </w:rPr>
          <w:delText>Unsupervised word embeddings capture latent knowledge from materials science literature | Nature</w:delText>
        </w:r>
      </w:del>
      <w:del w:id="9202" w:author="王哲" w:date="2026-08-26T00:00:00Z">
        <w:r>
          <w:rPr>
            <w:rFonts w:eastAsia="等线" w:cs="Times New Roman"/>
          </w:rPr>
          <w:delText>. https://www.nature.com/articles/s41586-019-1335-8 (accessed 2025-04-02).</w:delText>
        </w:r>
      </w:del>
      <w:ins w:id="9203" w:author="王哲" w:date="2026-08-26T00:00:00Z">
        <w:r>
          <w:rPr>
            <w:rFonts w:eastAsia="等线" w:cs="Times New Roman"/>
          </w:rPr>
          <w:t xml:space="preserve">(2) Tshitoyan, V.; Dagdelen, J.; Weston, L.; Dunn, A.; Rong, Z.; Kononova, O.; Persson, K. A.; Ceder, G. Unsupervised Word Embeddings Capture Latent Knowledge from Materials Science Literature. Nature 2019, 571, 95–98.</w:t>
        </w:r>
      </w:ins>
    </w:p>
    <w:p w14:paraId="61F59923">
      <w:pPr>
        <w:pStyle w:val="59"/>
        <w:ind w:firstLine="480"/>
        <w:rPr>
          <w:rFonts w:eastAsia="等线" w:cs="Times New Roman"/>
        </w:rPr>
      </w:pPr>
      <w:r>
        <w:rPr>
          <w:rFonts w:eastAsia="等线" w:cs="Times New Roman"/>
        </w:rPr>
        <w:t>(3)</w:t>
      </w:r>
      <w:r>
        <w:rPr>
          <w:rFonts w:eastAsia="等线" w:cs="Times New Roman"/>
        </w:rPr>
        <w:tab/>
      </w:r>
      <w:r>
        <w:rPr>
          <w:rFonts w:eastAsia="等线" w:cs="Times New Roman"/>
        </w:rPr>
        <w:t xml:space="preserve">Rajan, K.; Brinkhaus, H. O.; Agea, M. I.; Zielesny, A.; Steinbeck, C. DECIMER.Ai: An Open Platform for Automated Optical Chemical Structure Identification, Segmentation and Recognition in Scientific Publications. </w:t>
      </w:r>
      <w:r>
        <w:rPr>
          <w:rFonts w:eastAsia="等线" w:cs="Times New Roman"/>
          <w:i/>
          <w:iCs/>
        </w:rPr>
        <w:t>Nat Commun</w:t>
      </w:r>
      <w:r>
        <w:rPr>
          <w:rFonts w:eastAsia="等线" w:cs="Times New Roman"/>
        </w:rPr>
        <w:t xml:space="preserve"> </w:t>
      </w:r>
      <w:r>
        <w:rPr>
          <w:rFonts w:eastAsia="等线" w:cs="Times New Roman"/>
          <w:b/>
          <w:bCs/>
        </w:rPr>
        <w:t>2023</w:t>
      </w:r>
      <w:r>
        <w:rPr>
          <w:rFonts w:eastAsia="等线" w:cs="Times New Roman"/>
        </w:rPr>
        <w:t xml:space="preserve">, </w:t>
      </w:r>
      <w:r>
        <w:rPr>
          <w:rFonts w:eastAsia="等线" w:cs="Times New Roman"/>
          <w:i/>
          <w:iCs/>
        </w:rPr>
        <w:t>14</w:t>
      </w:r>
      <w:r>
        <w:rPr>
          <w:rFonts w:eastAsia="等线" w:cs="Times New Roman"/>
        </w:rPr>
        <w:t xml:space="preserve"> (1), 5045. https://doi.org/10.1038/s41467-023-40782-0.</w:t>
      </w:r>
    </w:p>
    <w:p w14:paraId="2600B486">
      <w:pPr>
        <w:pStyle w:val="59"/>
        <w:ind w:firstLine="480"/>
        <w:rPr>
          <w:rFonts w:eastAsia="等线" w:cs="Times New Roman"/>
        </w:rPr>
      </w:pPr>
      <w:r>
        <w:rPr>
          <w:rFonts w:eastAsia="等线" w:cs="Times New Roman"/>
        </w:rPr>
        <w:t>(4)</w:t>
      </w:r>
      <w:r>
        <w:rPr>
          <w:rFonts w:eastAsia="等线" w:cs="Times New Roman"/>
        </w:rPr>
        <w:tab/>
      </w:r>
      <w:r>
        <w:rPr>
          <w:rFonts w:eastAsia="等线" w:cs="Times New Roman"/>
        </w:rPr>
        <w:t xml:space="preserve">Morin, L.; Weber, V.; Meijer, G. I.; Yu, F.; Staar, P. W. J. PatCID: An Open-Access Dataset of Chemical Structures in Patent Documents. </w:t>
      </w:r>
      <w:r>
        <w:rPr>
          <w:rFonts w:eastAsia="等线" w:cs="Times New Roman"/>
          <w:i/>
          <w:iCs/>
        </w:rPr>
        <w:t>Nat Commun</w:t>
      </w:r>
      <w:r>
        <w:rPr>
          <w:rFonts w:eastAsia="等线" w:cs="Times New Roman"/>
        </w:rPr>
        <w:t xml:space="preserve"> </w:t>
      </w:r>
      <w:r>
        <w:rPr>
          <w:rFonts w:eastAsia="等线" w:cs="Times New Roman"/>
          <w:b/>
          <w:bCs/>
        </w:rPr>
        <w:t>2024</w:t>
      </w:r>
      <w:r>
        <w:rPr>
          <w:rFonts w:eastAsia="等线" w:cs="Times New Roman"/>
        </w:rPr>
        <w:t xml:space="preserve">, </w:t>
      </w:r>
      <w:r>
        <w:rPr>
          <w:rFonts w:eastAsia="等线" w:cs="Times New Roman"/>
          <w:i/>
          <w:iCs/>
        </w:rPr>
        <w:t>15</w:t>
      </w:r>
      <w:r>
        <w:rPr>
          <w:rFonts w:eastAsia="等线" w:cs="Times New Roman"/>
        </w:rPr>
        <w:t xml:space="preserve"> (1), 6532. https://doi.org/10.1038/s41467-024-50779-y.</w:t>
      </w:r>
    </w:p>
    <w:p w14:paraId="041A463C">
      <w:pPr>
        <w:pStyle w:val="59"/>
        <w:ind w:firstLine="480"/>
        <w:rPr>
          <w:rFonts w:eastAsia="等线" w:cs="Times New Roman"/>
        </w:rPr>
      </w:pPr>
      <w:r>
        <w:rPr>
          <w:rFonts w:eastAsia="等线" w:cs="Times New Roman"/>
        </w:rPr>
        <w:t>(5)</w:t>
      </w:r>
      <w:r>
        <w:rPr>
          <w:rFonts w:eastAsia="等线" w:cs="Times New Roman"/>
        </w:rPr>
        <w:tab/>
      </w:r>
      <w:r>
        <w:rPr>
          <w:rFonts w:eastAsia="等线" w:cs="Times New Roman"/>
        </w:rPr>
        <w:t xml:space="preserve">Tang, B.; Niu, Z.; Wang, X.; Huang, J.; Ma, C.; Peng, J.; Jiang, Y.; Ge, R.; Hu, H.; Lin, L.; Yang, G. Automated Molecular Structure Segmentation from Documents Using ChemSAM. </w:t>
      </w:r>
      <w:r>
        <w:rPr>
          <w:rFonts w:eastAsia="等线" w:cs="Times New Roman"/>
          <w:i/>
          <w:iCs/>
        </w:rPr>
        <w:t>J Cheminform</w:t>
      </w:r>
      <w:r>
        <w:rPr>
          <w:rFonts w:eastAsia="等线" w:cs="Times New Roman"/>
        </w:rPr>
        <w:t xml:space="preserve"> </w:t>
      </w:r>
      <w:r>
        <w:rPr>
          <w:rFonts w:eastAsia="等线" w:cs="Times New Roman"/>
          <w:b/>
          <w:bCs/>
        </w:rPr>
        <w:t>2024</w:t>
      </w:r>
      <w:r>
        <w:rPr>
          <w:rFonts w:eastAsia="等线" w:cs="Times New Roman"/>
        </w:rPr>
        <w:t xml:space="preserve">, </w:t>
      </w:r>
      <w:r>
        <w:rPr>
          <w:rFonts w:eastAsia="等线" w:cs="Times New Roman"/>
          <w:i/>
          <w:iCs/>
        </w:rPr>
        <w:t>16</w:t>
      </w:r>
      <w:r>
        <w:rPr>
          <w:rFonts w:eastAsia="等线" w:cs="Times New Roman"/>
        </w:rPr>
        <w:t>, 29. https://doi.org/10.1186/s13321-024-00823-2.</w:t>
      </w:r>
    </w:p>
    <w:p w14:paraId="7F051F32">
      <w:pPr>
        <w:pStyle w:val="59"/>
        <w:ind w:firstLine="480"/>
        <w:rPr>
          <w:rFonts w:eastAsia="等线" w:cs="Times New Roman"/>
        </w:rPr>
      </w:pPr>
      <w:r>
        <w:rPr>
          <w:rFonts w:eastAsia="等线" w:cs="Times New Roman"/>
        </w:rPr>
        <w:t>(6)</w:t>
      </w:r>
      <w:r>
        <w:rPr>
          <w:rFonts w:eastAsia="等线" w:cs="Times New Roman"/>
        </w:rPr>
        <w:tab/>
      </w:r>
      <w:r>
        <w:rPr>
          <w:rFonts w:eastAsia="等线" w:cs="Times New Roman"/>
        </w:rPr>
        <w:t xml:space="preserve">Rajan, K.; Brinkhaus, H. O.; Zielesny, A.; Steinbeck, C. A Review of Optical Chemical Structure Recognition Tools. </w:t>
      </w:r>
      <w:r>
        <w:rPr>
          <w:rFonts w:eastAsia="等线" w:cs="Times New Roman"/>
          <w:i/>
          <w:iCs/>
        </w:rPr>
        <w:t>Journal of Cheminformatics</w:t>
      </w:r>
      <w:r>
        <w:rPr>
          <w:rFonts w:eastAsia="等线" w:cs="Times New Roman"/>
        </w:rPr>
        <w:t xml:space="preserve"> </w:t>
      </w:r>
      <w:r>
        <w:rPr>
          <w:rFonts w:eastAsia="等线" w:cs="Times New Roman"/>
          <w:b/>
          <w:bCs/>
        </w:rPr>
        <w:t>2020</w:t>
      </w:r>
      <w:r>
        <w:rPr>
          <w:rFonts w:eastAsia="等线" w:cs="Times New Roman"/>
        </w:rPr>
        <w:t xml:space="preserve">, </w:t>
      </w:r>
      <w:r>
        <w:rPr>
          <w:rFonts w:eastAsia="等线" w:cs="Times New Roman"/>
          <w:i/>
          <w:iCs/>
        </w:rPr>
        <w:t>12</w:t>
      </w:r>
      <w:r>
        <w:rPr>
          <w:rFonts w:eastAsia="等线" w:cs="Times New Roman"/>
        </w:rPr>
        <w:t xml:space="preserve"> (1), 1–13. https://doi.org/10.1186/s13321-020-00465-0.</w:t>
      </w:r>
    </w:p>
    <w:p w14:paraId="028AB23C">
      <w:pPr>
        <w:pStyle w:val="59"/>
        <w:ind w:firstLine="480"/>
        <w:rPr>
          <w:rFonts w:eastAsia="等线" w:cs="Times New Roman"/>
        </w:rPr>
      </w:pPr>
      <w:r>
        <w:rPr>
          <w:rFonts w:eastAsia="等线" w:cs="Times New Roman"/>
        </w:rPr>
        <w:t>(7)</w:t>
      </w:r>
      <w:r>
        <w:rPr>
          <w:rFonts w:eastAsia="等线" w:cs="Times New Roman"/>
        </w:rPr>
        <w:tab/>
      </w:r>
      <w:r>
        <w:rPr>
          <w:rFonts w:eastAsia="等线" w:cs="Times New Roman"/>
        </w:rPr>
        <w:t>Weber, L.; Krasnov, A.; Barnabas, S.; Böhme, T.; Boyer, S. Comparing Optical Chemical Structure Recognition Tools. Chemistry November 21, 2023. https://doi.org/10.26434/chemrxiv-2023-d6kmg.</w:t>
      </w:r>
    </w:p>
    <w:p w14:paraId="1DE45F05">
      <w:pPr>
        <w:pStyle w:val="59"/>
        <w:ind w:firstLine="480"/>
        <w:rPr>
          <w:rFonts w:eastAsia="等线" w:cs="Times New Roman"/>
        </w:rPr>
      </w:pPr>
      <w:r>
        <w:rPr>
          <w:rFonts w:eastAsia="等线" w:cs="Times New Roman"/>
        </w:rPr>
        <w:t>(8)</w:t>
      </w:r>
      <w:r>
        <w:rPr>
          <w:rFonts w:eastAsia="等线" w:cs="Times New Roman"/>
        </w:rPr>
        <w:tab/>
      </w:r>
      <w:r>
        <w:rPr>
          <w:rFonts w:eastAsia="等线" w:cs="Times New Roman"/>
        </w:rPr>
        <w:t xml:space="preserve">Ouyang, H.; Liu, W.; Tao, J.; Luo, Y.; Zhang, W.; Zhou, J.; Geng, S.; Zhang, C. ChemReco: Automated Recognition of Hand-Drawn Carbon-Hydrogen-Oxygen Structures Using Deep Learning. </w:t>
      </w:r>
      <w:r>
        <w:rPr>
          <w:rFonts w:eastAsia="等线" w:cs="Times New Roman"/>
          <w:i/>
          <w:iCs/>
        </w:rPr>
        <w:t>Sci Rep</w:t>
      </w:r>
      <w:r>
        <w:rPr>
          <w:rFonts w:eastAsia="等线" w:cs="Times New Roman"/>
        </w:rPr>
        <w:t xml:space="preserve"> </w:t>
      </w:r>
      <w:r>
        <w:rPr>
          <w:rFonts w:eastAsia="等线" w:cs="Times New Roman"/>
          <w:b/>
          <w:bCs/>
        </w:rPr>
        <w:t>2024</w:t>
      </w:r>
      <w:r>
        <w:rPr>
          <w:rFonts w:eastAsia="等线" w:cs="Times New Roman"/>
        </w:rPr>
        <w:t xml:space="preserve">, </w:t>
      </w:r>
      <w:r>
        <w:rPr>
          <w:rFonts w:eastAsia="等线" w:cs="Times New Roman"/>
          <w:i/>
          <w:iCs/>
        </w:rPr>
        <w:t>14</w:t>
      </w:r>
      <w:r>
        <w:rPr>
          <w:rFonts w:eastAsia="等线" w:cs="Times New Roman"/>
        </w:rPr>
        <w:t xml:space="preserve"> (1), 17126. https://doi.org/10.1038/s41598-024-67496-7.</w:t>
      </w:r>
    </w:p>
    <w:p w14:paraId="5D1E17A3">
      <w:pPr>
        <w:pStyle w:val="59"/>
        <w:ind w:firstLine="480"/>
        <w:rPr>
          <w:rFonts w:eastAsia="等线" w:cs="Times New Roman"/>
        </w:rPr>
      </w:pPr>
      <w:r>
        <w:rPr>
          <w:rFonts w:eastAsia="等线" w:cs="Times New Roman"/>
        </w:rPr>
        <w:t>(9)</w:t>
      </w:r>
      <w:r>
        <w:rPr>
          <w:rFonts w:eastAsia="等线" w:cs="Times New Roman"/>
        </w:rPr>
        <w:tab/>
      </w:r>
      <w:r>
        <w:rPr>
          <w:rFonts w:eastAsia="等线" w:cs="Times New Roman"/>
        </w:rPr>
        <w:t xml:space="preserve">Qian, Y.; Guo, J.; Tu, Z.; Li, Z.; Coley, C. W.; Barzilay, R. MolScribe: Robust Molecular Structure Recognition with Image-to-Graph Generation. </w:t>
      </w:r>
      <w:r>
        <w:rPr>
          <w:rFonts w:eastAsia="等线" w:cs="Times New Roman"/>
          <w:i/>
          <w:iCs/>
        </w:rPr>
        <w:t>J. Chem. Inf. Model.</w:t>
      </w:r>
      <w:r>
        <w:rPr>
          <w:rFonts w:eastAsia="等线" w:cs="Times New Roman"/>
        </w:rPr>
        <w:t xml:space="preserve"> </w:t>
      </w:r>
      <w:r>
        <w:rPr>
          <w:rFonts w:eastAsia="等线" w:cs="Times New Roman"/>
          <w:b/>
          <w:bCs/>
        </w:rPr>
        <w:t>2023</w:t>
      </w:r>
      <w:r>
        <w:rPr>
          <w:rFonts w:eastAsia="等线" w:cs="Times New Roman"/>
        </w:rPr>
        <w:t xml:space="preserve">, </w:t>
      </w:r>
      <w:r>
        <w:rPr>
          <w:rFonts w:eastAsia="等线" w:cs="Times New Roman"/>
          <w:i/>
          <w:iCs/>
        </w:rPr>
        <w:t>63</w:t>
      </w:r>
      <w:r>
        <w:rPr>
          <w:rFonts w:eastAsia="等线" w:cs="Times New Roman"/>
        </w:rPr>
        <w:t xml:space="preserve"> (7), 1925–1934. https://doi.org/10.1021/acs.jcim.2c01480.</w:t>
      </w:r>
    </w:p>
    <w:p w14:paraId="667DAA5E">
      <w:pPr>
        <w:pStyle w:val="59"/>
        <w:ind w:firstLine="480"/>
        <w:rPr>
          <w:rFonts w:eastAsia="等线" w:cs="Times New Roman"/>
        </w:rPr>
      </w:pPr>
      <w:r>
        <w:rPr>
          <w:rFonts w:eastAsia="等线" w:cs="Times New Roman"/>
        </w:rPr>
        <w:t>(10)</w:t>
      </w:r>
      <w:r>
        <w:rPr>
          <w:rFonts w:eastAsia="等线" w:cs="Times New Roman"/>
        </w:rPr>
        <w:tab/>
      </w:r>
      <w:r>
        <w:rPr>
          <w:rFonts w:eastAsia="等线" w:cs="Times New Roman"/>
        </w:rPr>
        <w:t xml:space="preserve">Xu, Y.; Xiao, J.; Chou, C.-H.; Zhang, J.; Zhu, J.; Hu, Q.; Li, H.; Han, N.; Liu, B.; Zhang, S.; Han, J.; Zhang, Z.; Zhang, S.; Zhang, W.; Lai, L.; Pei, J. MolMiner: You Only Look Once for Chemical Structure Recognition. </w:t>
      </w:r>
      <w:r>
        <w:rPr>
          <w:rFonts w:eastAsia="等线" w:cs="Times New Roman"/>
          <w:i/>
          <w:iCs/>
        </w:rPr>
        <w:t>J Chem Inf Model</w:t>
      </w:r>
      <w:r>
        <w:rPr>
          <w:rFonts w:eastAsia="等线" w:cs="Times New Roman"/>
        </w:rPr>
        <w:t xml:space="preserve"> </w:t>
      </w:r>
      <w:r>
        <w:rPr>
          <w:rFonts w:eastAsia="等线" w:cs="Times New Roman"/>
          <w:b/>
          <w:bCs/>
        </w:rPr>
        <w:t>2022</w:t>
      </w:r>
      <w:r>
        <w:rPr>
          <w:rFonts w:eastAsia="等线" w:cs="Times New Roman"/>
        </w:rPr>
        <w:t xml:space="preserve">, </w:t>
      </w:r>
      <w:r>
        <w:rPr>
          <w:rFonts w:eastAsia="等线" w:cs="Times New Roman"/>
          <w:i/>
          <w:iCs/>
        </w:rPr>
        <w:t>62</w:t>
      </w:r>
      <w:r>
        <w:rPr>
          <w:rFonts w:eastAsia="等线" w:cs="Times New Roman"/>
        </w:rPr>
        <w:t xml:space="preserve"> (22), 5321–5328. https://doi.org/10.1021/acs.jcim.2c00733.</w:t>
      </w:r>
    </w:p>
    <w:p w14:paraId="7DFDD666">
      <w:pPr>
        <w:pStyle w:val="59"/>
        <w:ind w:firstLine="480"/>
        <w:rPr>
          <w:rFonts w:eastAsia="等线" w:cs="Times New Roman"/>
        </w:rPr>
      </w:pPr>
      <w:r>
        <w:rPr>
          <w:rFonts w:eastAsia="等线" w:cs="Times New Roman"/>
        </w:rPr>
        <w:t>(11)</w:t>
      </w:r>
      <w:r>
        <w:rPr>
          <w:rFonts w:eastAsia="等线" w:cs="Times New Roman"/>
        </w:rPr>
        <w:tab/>
      </w:r>
      <w:r>
        <w:rPr>
          <w:rFonts w:eastAsia="等线" w:cs="Times New Roman"/>
        </w:rPr>
        <w:t xml:space="preserve">Oldenhof, M.; Arany, A.; Moreau, Y.; Simm, J. ChemGrapher: Optical Graph Recognition of Chemical Compounds by Deep Learning. </w:t>
      </w:r>
      <w:r>
        <w:rPr>
          <w:rFonts w:eastAsia="等线" w:cs="Times New Roman"/>
          <w:i/>
          <w:iCs/>
        </w:rPr>
        <w:t>J Chem Inf Model</w:t>
      </w:r>
      <w:r>
        <w:rPr>
          <w:rFonts w:eastAsia="等线" w:cs="Times New Roman"/>
        </w:rPr>
        <w:t xml:space="preserve"> </w:t>
      </w:r>
      <w:r>
        <w:rPr>
          <w:rFonts w:eastAsia="等线" w:cs="Times New Roman"/>
          <w:b/>
          <w:bCs/>
        </w:rPr>
        <w:t>2020</w:t>
      </w:r>
      <w:r>
        <w:rPr>
          <w:rFonts w:eastAsia="等线" w:cs="Times New Roman"/>
        </w:rPr>
        <w:t xml:space="preserve">, </w:t>
      </w:r>
      <w:r>
        <w:rPr>
          <w:rFonts w:eastAsia="等线" w:cs="Times New Roman"/>
          <w:i/>
          <w:iCs/>
        </w:rPr>
        <w:t>60</w:t>
      </w:r>
      <w:r>
        <w:rPr>
          <w:rFonts w:eastAsia="等线" w:cs="Times New Roman"/>
        </w:rPr>
        <w:t xml:space="preserve"> (10), 4506–4517. https://doi.org/10.1021/acs.jcim.0c00459.</w:t>
      </w:r>
    </w:p>
    <w:p w14:paraId="0E1709BC">
      <w:pPr>
        <w:pStyle w:val="59"/>
        <w:ind w:firstLine="480"/>
        <w:rPr>
          <w:rFonts w:eastAsia="等线" w:cs="Times New Roman"/>
        </w:rPr>
      </w:pPr>
      <w:r>
        <w:rPr>
          <w:rFonts w:eastAsia="等线" w:cs="Times New Roman"/>
        </w:rPr>
        <w:t>(12)</w:t>
      </w:r>
      <w:r>
        <w:rPr>
          <w:rFonts w:eastAsia="等线" w:cs="Times New Roman"/>
        </w:rPr>
        <w:tab/>
      </w:r>
      <w:r>
        <w:rPr>
          <w:rFonts w:eastAsia="等线" w:cs="Times New Roman"/>
        </w:rPr>
        <w:t xml:space="preserve">Xu, Z.; Li, J.; Yang, Z.; Li, S.; Li, H. SwinOCSR: End-to-End Optical Chemical Structure Recognition Using a Swin  Transformer. </w:t>
      </w:r>
      <w:r>
        <w:rPr>
          <w:rFonts w:eastAsia="等线" w:cs="Times New Roman"/>
          <w:i/>
          <w:iCs/>
        </w:rPr>
        <w:t>Journal of cheminformatics</w:t>
      </w:r>
      <w:r>
        <w:rPr>
          <w:rFonts w:eastAsia="等线" w:cs="Times New Roman"/>
        </w:rPr>
        <w:t xml:space="preserve"> </w:t>
      </w:r>
      <w:r>
        <w:rPr>
          <w:rFonts w:eastAsia="等线" w:cs="Times New Roman"/>
          <w:b/>
          <w:bCs/>
        </w:rPr>
        <w:t>2022</w:t>
      </w:r>
      <w:r>
        <w:rPr>
          <w:rFonts w:eastAsia="等线" w:cs="Times New Roman"/>
        </w:rPr>
        <w:t xml:space="preserve">, </w:t>
      </w:r>
      <w:r>
        <w:rPr>
          <w:rFonts w:eastAsia="等线" w:cs="Times New Roman"/>
          <w:i/>
          <w:iCs/>
        </w:rPr>
        <w:t>14</w:t>
      </w:r>
      <w:r>
        <w:rPr>
          <w:rFonts w:eastAsia="等线" w:cs="Times New Roman"/>
        </w:rPr>
        <w:t xml:space="preserve"> (1), 41. https://doi.org/10.1186/s13321-022-00624-5.</w:t>
      </w:r>
    </w:p>
    <w:p w14:paraId="24DD1C62">
      <w:pPr>
        <w:pStyle w:val="59"/>
        <w:ind w:firstLine="480"/>
        <w:rPr>
          <w:rFonts w:eastAsia="等线" w:cs="Times New Roman"/>
        </w:rPr>
      </w:pPr>
      <w:r>
        <w:rPr>
          <w:rFonts w:eastAsia="等线" w:cs="Times New Roman"/>
        </w:rPr>
        <w:t>(13)</w:t>
      </w:r>
      <w:r>
        <w:rPr>
          <w:rFonts w:eastAsia="等线" w:cs="Times New Roman"/>
        </w:rPr>
        <w:tab/>
      </w:r>
      <w:r>
        <w:rPr>
          <w:rFonts w:eastAsia="等线" w:cs="Times New Roman"/>
        </w:rPr>
        <w:t xml:space="preserve">Zhang, X.-C.; Yi, J.-C.; Yang, G.-P.; Wu, C.-K.; Hou, T.-J.; Cao, D.-S. ABC-Net: A Divide-and-Conquer Based Deep Learning Architecture for SMILES Recognition from Molecular Images. </w:t>
      </w:r>
      <w:r>
        <w:rPr>
          <w:rFonts w:eastAsia="等线" w:cs="Times New Roman"/>
          <w:i/>
          <w:iCs/>
        </w:rPr>
        <w:t>Brief Bioinform</w:t>
      </w:r>
      <w:r>
        <w:rPr>
          <w:rFonts w:eastAsia="等线" w:cs="Times New Roman"/>
        </w:rPr>
        <w:t xml:space="preserve"> </w:t>
      </w:r>
      <w:r>
        <w:rPr>
          <w:rFonts w:eastAsia="等线" w:cs="Times New Roman"/>
          <w:b/>
          <w:bCs/>
        </w:rPr>
        <w:t>2022</w:t>
      </w:r>
      <w:r>
        <w:rPr>
          <w:rFonts w:eastAsia="等线" w:cs="Times New Roman"/>
        </w:rPr>
        <w:t xml:space="preserve">, </w:t>
      </w:r>
      <w:r>
        <w:rPr>
          <w:rFonts w:eastAsia="等线" w:cs="Times New Roman"/>
          <w:i/>
          <w:iCs/>
        </w:rPr>
        <w:t>23</w:t>
      </w:r>
      <w:r>
        <w:rPr>
          <w:rFonts w:eastAsia="等线" w:cs="Times New Roman"/>
        </w:rPr>
        <w:t xml:space="preserve"> (2), bbac033. https://doi.org/10.1093/bib/bbac033.</w:t>
      </w:r>
    </w:p>
    <w:p w14:paraId="5196A016">
      <w:pPr>
        <w:pStyle w:val="59"/>
        <w:ind w:firstLine="480"/>
        <w:rPr>
          <w:rFonts w:eastAsia="等线" w:cs="Times New Roman"/>
        </w:rPr>
      </w:pPr>
      <w:r>
        <w:rPr>
          <w:rFonts w:eastAsia="等线" w:cs="Times New Roman"/>
        </w:rPr>
        <w:t>(14)</w:t>
      </w:r>
      <w:r>
        <w:rPr>
          <w:rFonts w:eastAsia="等线" w:cs="Times New Roman"/>
        </w:rPr>
        <w:tab/>
      </w:r>
      <w:r>
        <w:rPr>
          <w:rFonts w:eastAsia="等线" w:cs="Times New Roman"/>
        </w:rPr>
        <w:t xml:space="preserve">Chen, Y.; Leung, C. T.; Huang, Y.; Sun, J.; Chen, H.; Gao, H. MolNexTR: A Generalized Deep Learning Model for Molecular Image Recognition. </w:t>
      </w:r>
      <w:r>
        <w:rPr>
          <w:rFonts w:eastAsia="等线" w:cs="Times New Roman"/>
          <w:i/>
          <w:iCs/>
        </w:rPr>
        <w:t>J Cheminform</w:t>
      </w:r>
      <w:r>
        <w:rPr>
          <w:rFonts w:eastAsia="等线" w:cs="Times New Roman"/>
        </w:rPr>
        <w:t xml:space="preserve"> </w:t>
      </w:r>
      <w:r>
        <w:rPr>
          <w:rFonts w:eastAsia="等线" w:cs="Times New Roman"/>
          <w:b/>
          <w:bCs/>
        </w:rPr>
        <w:t>2024</w:t>
      </w:r>
      <w:r>
        <w:rPr>
          <w:rFonts w:eastAsia="等线" w:cs="Times New Roman"/>
        </w:rPr>
        <w:t xml:space="preserve">, </w:t>
      </w:r>
      <w:r>
        <w:rPr>
          <w:rFonts w:eastAsia="等线" w:cs="Times New Roman"/>
          <w:i/>
          <w:iCs/>
        </w:rPr>
        <w:t>16</w:t>
      </w:r>
      <w:r>
        <w:rPr>
          <w:rFonts w:eastAsia="等线" w:cs="Times New Roman"/>
        </w:rPr>
        <w:t xml:space="preserve"> (1), 141. https://doi.org/10.1186/s13321-024-00926-w.</w:t>
      </w:r>
    </w:p>
    <w:p w14:paraId="1A884695">
      <w:pPr>
        <w:pStyle w:val="59"/>
        <w:ind w:firstLine="480"/>
        <w:rPr>
          <w:rFonts w:eastAsia="等线" w:cs="Times New Roman"/>
        </w:rPr>
      </w:pPr>
      <w:r>
        <w:rPr>
          <w:rFonts w:eastAsia="等线" w:cs="Times New Roman"/>
        </w:rPr>
        <w:t>(15)</w:t>
      </w:r>
      <w:r>
        <w:rPr>
          <w:rFonts w:eastAsia="等线" w:cs="Times New Roman"/>
        </w:rPr>
        <w:tab/>
      </w:r>
      <w:r>
        <w:rPr>
          <w:rFonts w:eastAsia="等线" w:cs="Times New Roman"/>
        </w:rPr>
        <w:t xml:space="preserve">Mendez, D.; Gaulton, A.; Bento, A. P.; Chambers, J.; De Veij, M.; Félix, E.; Magariños, M. P.; Mosquera, J. F.; Mutowo, P.; Nowotka, M.; Gordillo-Marañón, M.; Hunter, F.; Junco, L.; Mugumbate, G.; Rodriguez-Lopez, M.; Atkinson, F.; Bosc, N.; Radoux, C. J.; Segura-Cabrera, A.; Hersey, A.; Leach, A. R. ChEMBL: Towards Direct Deposition of Bioassay Data. </w:t>
      </w:r>
      <w:r>
        <w:rPr>
          <w:rFonts w:eastAsia="等线" w:cs="Times New Roman"/>
          <w:i/>
          <w:iCs/>
        </w:rPr>
        <w:t>Nucleic acids research</w:t>
      </w:r>
      <w:r>
        <w:rPr>
          <w:rFonts w:eastAsia="等线" w:cs="Times New Roman"/>
        </w:rPr>
        <w:t xml:space="preserve"> </w:t>
      </w:r>
      <w:r>
        <w:rPr>
          <w:rFonts w:eastAsia="等线" w:cs="Times New Roman"/>
          <w:b/>
          <w:bCs/>
        </w:rPr>
        <w:t>2019</w:t>
      </w:r>
      <w:r>
        <w:rPr>
          <w:rFonts w:eastAsia="等线" w:cs="Times New Roman"/>
        </w:rPr>
        <w:t xml:space="preserve">, </w:t>
      </w:r>
      <w:r>
        <w:rPr>
          <w:rFonts w:eastAsia="等线" w:cs="Times New Roman"/>
          <w:i/>
          <w:iCs/>
        </w:rPr>
        <w:t>47</w:t>
      </w:r>
      <w:r>
        <w:rPr>
          <w:rFonts w:eastAsia="等线" w:cs="Times New Roman"/>
        </w:rPr>
        <w:t xml:space="preserve"> (D1), D930–D940. https://doi.org/10.1093/nar/gky1075.</w:t>
      </w:r>
    </w:p>
    <w:p w14:paraId="37B57292">
      <w:pPr>
        <w:ind w:firstLine="482"/>
        <w:rPr>
          <w:rFonts w:cs="Times New Roman"/>
          <w:b/>
        </w:rPr>
      </w:pPr>
      <w:r>
        <w:rPr>
          <w:rFonts w:cs="Times New Roman"/>
          <w:b/>
        </w:rPr>
        <w:fldChar w:fldCharType="end"/>
      </w:r>
    </w:p>
    <w:sectPr>
      <w:footerReference r:id="rId5" w:type="default"/>
      <w:pgSz w:w="11906" w:h="16838"/>
      <w:pgMar w:top="1440" w:right="1800" w:bottom="1440" w:left="1800" w:header="851" w:footer="992" w:gutter="0"/>
      <w:lnNumType w:countBy="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New Roman (正文 CS 字体)">
    <w:altName w:val="宋体"/>
    <w:panose1 w:val="00000000000000000000"/>
    <w:charset w:val="86"/>
    <w:family w:val="roman"/>
    <w:pitch w:val="default"/>
    <w:sig w:usb0="00000000" w:usb1="00000000" w:usb2="00000009" w:usb3="00000000" w:csb0="000001FF" w:csb1="00000000"/>
  </w:font>
  <w:font w:name="Times New Roman (标题 CS)">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60949">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0325" cy="154940"/>
              <wp:effectExtent l="0" t="0" r="0" b="0"/>
              <wp:wrapNone/>
              <wp:docPr id="1" name="Text Box 1025"/>
              <wp:cNvGraphicFramePr/>
              <a:graphic xmlns:a="http://schemas.openxmlformats.org/drawingml/2006/main">
                <a:graphicData uri="http://schemas.microsoft.com/office/word/2010/wordprocessingShape">
                  <wps:wsp>
                    <wps:cNvSpPr txBox="1">
                      <a:spLocks noChangeArrowheads="1"/>
                    </wps:cNvSpPr>
                    <wps:spPr bwMode="auto">
                      <a:xfrm>
                        <a:off x="0" y="0"/>
                        <a:ext cx="60325" cy="154940"/>
                      </a:xfrm>
                      <a:prstGeom prst="rect">
                        <a:avLst/>
                      </a:prstGeom>
                      <a:noFill/>
                      <a:ln>
                        <a:noFill/>
                      </a:ln>
                    </wps:spPr>
                    <wps:txbx>
                      <w:txbxContent>
                        <w:p w14:paraId="6C2374AC">
                          <w:pPr>
                            <w:pStyle w:val="6"/>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 id="Text Box 1025" o:spid="_x0000_s1026" o:spt="202" type="#_x0000_t202" style="position:absolute;left:0pt;margin-top:0pt;height:12.2pt;width:4.75pt;mso-position-horizontal:center;mso-position-horizontal-relative:margin;mso-wrap-style:none;z-index:251659264;mso-width-relative:page;mso-height-relative:page;" filled="f" stroked="f" coordsize="21600,21600" o:gfxdata="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6jSfI0QAAAAIBAAAPAAAAAAAAAAEAIAAAACIAAABkcnMvZG93bnJldi54bWxQSwEC&#10;FAAUAAAACACHTuJANNlXQfsBAAADBAAADgAAAAAAAAABACAAAAAgAQAAZHJzL2Uyb0RvYy54bWxQ&#10;SwUGAAAAAAYABgBZAQAAjQUAAAAA&#10;">
              <v:fill on="f" focussize="0,0"/>
              <v:stroke on="f"/>
              <v:imagedata o:title=""/>
              <o:lock v:ext="edit" aspectratio="f"/>
              <v:textbox inset="0mm,0mm,0mm,0mm" style="mso-fit-shape-to-text:t;">
                <w:txbxContent>
                  <w:p w14:paraId="6C2374AC">
                    <w:pPr>
                      <w:pStyle w:val="6"/>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45701"/>
    <w:multiLevelType w:val="multilevel"/>
    <w:tmpl w:val="88245701"/>
    <w:lvl w:ilvl="0" w:tentative="0">
      <w:start w:val="1"/>
      <w:numFmt w:val="decimal"/>
      <w:suff w:val="space"/>
      <w:lvlText w:val="%1."/>
      <w:lvlJc w:val="left"/>
    </w:lvl>
    <w:lvl w:ilvl="1" w:tentative="0">
      <w:start w:val="1"/>
      <w:numFmt w:val="decimal"/>
      <w:isLgl/>
      <w:lvlText w:val="%1.%2"/>
      <w:lvlJc w:val="left"/>
      <w:pPr>
        <w:ind w:left="840" w:hanging="360"/>
      </w:pPr>
      <w:rPr>
        <w:rFonts w:hint="default"/>
      </w:rPr>
    </w:lvl>
    <w:lvl w:ilvl="2" w:tentative="0">
      <w:start w:val="1"/>
      <w:numFmt w:val="decimal"/>
      <w:isLgl/>
      <w:lvlText w:val="%1.%2.%3"/>
      <w:lvlJc w:val="left"/>
      <w:pPr>
        <w:ind w:left="168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3000" w:hanging="1080"/>
      </w:pPr>
      <w:rPr>
        <w:rFonts w:hint="default"/>
      </w:rPr>
    </w:lvl>
    <w:lvl w:ilvl="5" w:tentative="0">
      <w:start w:val="1"/>
      <w:numFmt w:val="decimal"/>
      <w:isLgl/>
      <w:lvlText w:val="%1.%2.%3.%4.%5.%6"/>
      <w:lvlJc w:val="left"/>
      <w:pPr>
        <w:ind w:left="348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800" w:hanging="1440"/>
      </w:pPr>
      <w:rPr>
        <w:rFonts w:hint="default"/>
      </w:rPr>
    </w:lvl>
    <w:lvl w:ilvl="8" w:tentative="0">
      <w:start w:val="1"/>
      <w:numFmt w:val="decimal"/>
      <w:isLgl/>
      <w:lvlText w:val="%1.%2.%3.%4.%5.%6.%7.%8.%9"/>
      <w:lvlJc w:val="left"/>
      <w:pPr>
        <w:ind w:left="5640" w:hanging="1800"/>
      </w:pPr>
      <w:rPr>
        <w:rFonts w:hint="default"/>
      </w:rPr>
    </w:lvl>
  </w:abstractNum>
  <w:abstractNum w:abstractNumId="1">
    <w:nsid w:val="4FA23CBF"/>
    <w:multiLevelType w:val="multilevel"/>
    <w:tmpl w:val="4FA23CBF"/>
    <w:lvl w:ilvl="0" w:tentative="0">
      <w:start w:val="1"/>
      <w:numFmt w:val="decimal"/>
      <w:lvlText w:val="%1."/>
      <w:lvlJc w:val="left"/>
      <w:pPr>
        <w:ind w:left="780" w:hanging="360"/>
      </w:pPr>
      <w:rPr>
        <w:rFonts w:hint="default"/>
      </w:rPr>
    </w:lvl>
    <w:lvl w:ilvl="1" w:tentative="0">
      <w:start w:val="3"/>
      <w:numFmt w:val="decimal"/>
      <w:isLgl/>
      <w:lvlText w:val="%1.%2"/>
      <w:lvlJc w:val="left"/>
      <w:pPr>
        <w:ind w:left="780" w:hanging="36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2220" w:hanging="1800"/>
      </w:pPr>
      <w:rPr>
        <w:rFonts w:hint="default"/>
      </w:rPr>
    </w:lvl>
  </w:abstractNum>
  <w:abstractNum w:abstractNumId="2">
    <w:nsid w:val="6A4C2796"/>
    <w:multiLevelType w:val="multilevel"/>
    <w:tmpl w:val="6A4C2796"/>
    <w:lvl w:ilvl="0" w:tentative="0">
      <w:start w:val="3"/>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2"/>
  </w:num>
  <w:num w:numId="3">
    <w:abstractNumId w:val="1"/>
  </w:num>
</w:numbering>
</file>

<file path=word/people.xml><?xml version="1.0" encoding="utf-8"?>
<w15:people xmlns:w15="http://schemas.microsoft.com/office/word/2012/wordml">
  <w15:person w15:author="王哲">
    <w15:presenceInfo w15:providerId="None" w15:userId="王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trackRevisions/>
  <w:documentProtection w:enforcement="0"/>
  <w:updateFields w:val="true"/>
  <w:defaultTabStop w:val="420"/>
  <w:noPunctuationKerning w:val="1"/>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hNDU1MDliMzAxODZjOWQ1ODVmYTFkZWE4MzRhZmYifQ=="/>
    <w:docVar w:name="EN.InstantFormat" w:val="&lt;ENInstantFormat&gt;&lt;Enabled&gt;1&lt;/Enabled&gt;&lt;ScanUnformatted&gt;1&lt;/ScanUnformatted&gt;&lt;ScanChanges&gt;1&lt;/ScanChanges&gt;&lt;Suspended&gt;0&lt;/Suspended&gt;&lt;/ENInstantFormat&gt;"/>
    <w:docVar w:name="EN.Layout" w:val="&lt;ENLayout&gt;&lt;Style&gt;Chemical Reviews&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2ptpd29tpx9z7e2097x2w055svff0wzr050&quot;&gt;staple-ref-Converted&lt;record-ids&gt;&lt;item&gt;627&lt;/item&gt;&lt;item&gt;633&lt;/item&gt;&lt;/record-ids&gt;&lt;/item&gt;&lt;item db-id=&quot;xtdaa2d2qxp5zue5fsv50verptv0ss2v2d5t&quot;&gt;My EndNote Library-Converted&lt;record-ids&gt;&lt;item&gt;286&lt;/item&gt;&lt;item&gt;288&lt;/item&gt;&lt;item&gt;293&lt;/item&gt;&lt;/record-ids&gt;&lt;/item&gt;&lt;/Libraries&gt;"/>
    <w:docVar w:name="KSO_WPS_MARK_KEY" w:val="c6817fda-77a3-43a6-a2c8-a787ae360892"/>
  </w:docVars>
  <w:rsids>
    <w:rsidRoot w:val="00FD16CB"/>
    <w:rsid w:val="000063D2"/>
    <w:rsid w:val="000063E0"/>
    <w:rsid w:val="00007984"/>
    <w:rsid w:val="00007D70"/>
    <w:rsid w:val="0001703E"/>
    <w:rsid w:val="0001759D"/>
    <w:rsid w:val="00022616"/>
    <w:rsid w:val="0002371E"/>
    <w:rsid w:val="00031F50"/>
    <w:rsid w:val="00033737"/>
    <w:rsid w:val="00037E17"/>
    <w:rsid w:val="00040EFE"/>
    <w:rsid w:val="00043138"/>
    <w:rsid w:val="00043799"/>
    <w:rsid w:val="00043B21"/>
    <w:rsid w:val="0004578E"/>
    <w:rsid w:val="00050AD6"/>
    <w:rsid w:val="00053169"/>
    <w:rsid w:val="00056C52"/>
    <w:rsid w:val="000574F1"/>
    <w:rsid w:val="00057726"/>
    <w:rsid w:val="00057BE1"/>
    <w:rsid w:val="00061E83"/>
    <w:rsid w:val="000621E0"/>
    <w:rsid w:val="00062A99"/>
    <w:rsid w:val="000705CF"/>
    <w:rsid w:val="0007087B"/>
    <w:rsid w:val="00072F0D"/>
    <w:rsid w:val="00073B71"/>
    <w:rsid w:val="00074328"/>
    <w:rsid w:val="00081C16"/>
    <w:rsid w:val="000821D8"/>
    <w:rsid w:val="000825F5"/>
    <w:rsid w:val="00084CE2"/>
    <w:rsid w:val="000917F1"/>
    <w:rsid w:val="00092A05"/>
    <w:rsid w:val="00092C19"/>
    <w:rsid w:val="000A2300"/>
    <w:rsid w:val="000A41D6"/>
    <w:rsid w:val="000A56C1"/>
    <w:rsid w:val="000A7205"/>
    <w:rsid w:val="000B2DD6"/>
    <w:rsid w:val="000B5C64"/>
    <w:rsid w:val="000C1AB7"/>
    <w:rsid w:val="000C78ED"/>
    <w:rsid w:val="000D0188"/>
    <w:rsid w:val="000D0A85"/>
    <w:rsid w:val="000D0BB5"/>
    <w:rsid w:val="000D5C1A"/>
    <w:rsid w:val="000D6B75"/>
    <w:rsid w:val="000F1D26"/>
    <w:rsid w:val="000F2426"/>
    <w:rsid w:val="000F2FAB"/>
    <w:rsid w:val="000F39A3"/>
    <w:rsid w:val="000F6FC1"/>
    <w:rsid w:val="000F7676"/>
    <w:rsid w:val="00100466"/>
    <w:rsid w:val="00103241"/>
    <w:rsid w:val="0010497A"/>
    <w:rsid w:val="00106B08"/>
    <w:rsid w:val="0011013C"/>
    <w:rsid w:val="0011086D"/>
    <w:rsid w:val="001153D2"/>
    <w:rsid w:val="00121521"/>
    <w:rsid w:val="001240CD"/>
    <w:rsid w:val="00127CA2"/>
    <w:rsid w:val="00131548"/>
    <w:rsid w:val="00136273"/>
    <w:rsid w:val="00140B19"/>
    <w:rsid w:val="00141D56"/>
    <w:rsid w:val="00143568"/>
    <w:rsid w:val="001457DD"/>
    <w:rsid w:val="0015086F"/>
    <w:rsid w:val="00151AA9"/>
    <w:rsid w:val="00151B29"/>
    <w:rsid w:val="00154792"/>
    <w:rsid w:val="001556E4"/>
    <w:rsid w:val="00160ED0"/>
    <w:rsid w:val="001617B5"/>
    <w:rsid w:val="001634B5"/>
    <w:rsid w:val="00164176"/>
    <w:rsid w:val="00164BFC"/>
    <w:rsid w:val="001664BD"/>
    <w:rsid w:val="00166C86"/>
    <w:rsid w:val="00166D8E"/>
    <w:rsid w:val="00170F84"/>
    <w:rsid w:val="001720BB"/>
    <w:rsid w:val="00180338"/>
    <w:rsid w:val="00192C9B"/>
    <w:rsid w:val="001A2CF9"/>
    <w:rsid w:val="001A2D3F"/>
    <w:rsid w:val="001A3A40"/>
    <w:rsid w:val="001A4660"/>
    <w:rsid w:val="001A4E1A"/>
    <w:rsid w:val="001B3D16"/>
    <w:rsid w:val="001B5756"/>
    <w:rsid w:val="001B6D5C"/>
    <w:rsid w:val="001C2741"/>
    <w:rsid w:val="001C4820"/>
    <w:rsid w:val="001C58EB"/>
    <w:rsid w:val="001D42D2"/>
    <w:rsid w:val="001D49CD"/>
    <w:rsid w:val="001D5643"/>
    <w:rsid w:val="001D60E9"/>
    <w:rsid w:val="001E034F"/>
    <w:rsid w:val="001E3D5B"/>
    <w:rsid w:val="001E5ACD"/>
    <w:rsid w:val="001F309E"/>
    <w:rsid w:val="001F3231"/>
    <w:rsid w:val="00201665"/>
    <w:rsid w:val="002031F8"/>
    <w:rsid w:val="0020320B"/>
    <w:rsid w:val="0020355B"/>
    <w:rsid w:val="00204721"/>
    <w:rsid w:val="00207717"/>
    <w:rsid w:val="00212584"/>
    <w:rsid w:val="0021370D"/>
    <w:rsid w:val="00216EFF"/>
    <w:rsid w:val="00221A5E"/>
    <w:rsid w:val="002257EC"/>
    <w:rsid w:val="002271A7"/>
    <w:rsid w:val="00232160"/>
    <w:rsid w:val="0023262D"/>
    <w:rsid w:val="00234063"/>
    <w:rsid w:val="002371E8"/>
    <w:rsid w:val="002407FA"/>
    <w:rsid w:val="00240BD6"/>
    <w:rsid w:val="00247AE0"/>
    <w:rsid w:val="00247BC9"/>
    <w:rsid w:val="00252E7A"/>
    <w:rsid w:val="00256A54"/>
    <w:rsid w:val="002571A6"/>
    <w:rsid w:val="00262DAE"/>
    <w:rsid w:val="00263ECD"/>
    <w:rsid w:val="002650EE"/>
    <w:rsid w:val="0027019D"/>
    <w:rsid w:val="002710E8"/>
    <w:rsid w:val="00273323"/>
    <w:rsid w:val="00276EE3"/>
    <w:rsid w:val="00277DA7"/>
    <w:rsid w:val="0028190F"/>
    <w:rsid w:val="00282182"/>
    <w:rsid w:val="00283260"/>
    <w:rsid w:val="00284094"/>
    <w:rsid w:val="0029028C"/>
    <w:rsid w:val="00291AC1"/>
    <w:rsid w:val="002922FE"/>
    <w:rsid w:val="00294814"/>
    <w:rsid w:val="0029616A"/>
    <w:rsid w:val="00297675"/>
    <w:rsid w:val="002A0C8E"/>
    <w:rsid w:val="002A0DE7"/>
    <w:rsid w:val="002A1EC8"/>
    <w:rsid w:val="002A489D"/>
    <w:rsid w:val="002A4BAF"/>
    <w:rsid w:val="002A5E62"/>
    <w:rsid w:val="002B10D7"/>
    <w:rsid w:val="002B4C32"/>
    <w:rsid w:val="002B50BE"/>
    <w:rsid w:val="002B57AB"/>
    <w:rsid w:val="002C036B"/>
    <w:rsid w:val="002C1C3E"/>
    <w:rsid w:val="002C622B"/>
    <w:rsid w:val="002D2A38"/>
    <w:rsid w:val="002D31F2"/>
    <w:rsid w:val="002D7449"/>
    <w:rsid w:val="002D7DC4"/>
    <w:rsid w:val="002E07FE"/>
    <w:rsid w:val="002E1099"/>
    <w:rsid w:val="002E2EA0"/>
    <w:rsid w:val="002E341D"/>
    <w:rsid w:val="002F6E66"/>
    <w:rsid w:val="002F7A49"/>
    <w:rsid w:val="002F7F57"/>
    <w:rsid w:val="00301294"/>
    <w:rsid w:val="003017F7"/>
    <w:rsid w:val="00302C68"/>
    <w:rsid w:val="0030441C"/>
    <w:rsid w:val="003050C2"/>
    <w:rsid w:val="00305F45"/>
    <w:rsid w:val="0030703E"/>
    <w:rsid w:val="00311179"/>
    <w:rsid w:val="0031407E"/>
    <w:rsid w:val="0031420A"/>
    <w:rsid w:val="00314D0F"/>
    <w:rsid w:val="00315BE4"/>
    <w:rsid w:val="00317017"/>
    <w:rsid w:val="00321D02"/>
    <w:rsid w:val="00323172"/>
    <w:rsid w:val="003255F0"/>
    <w:rsid w:val="003278F1"/>
    <w:rsid w:val="00332247"/>
    <w:rsid w:val="00334209"/>
    <w:rsid w:val="00340092"/>
    <w:rsid w:val="0034416D"/>
    <w:rsid w:val="00346BF6"/>
    <w:rsid w:val="0035065A"/>
    <w:rsid w:val="00356879"/>
    <w:rsid w:val="003600B0"/>
    <w:rsid w:val="00360DDB"/>
    <w:rsid w:val="0036190A"/>
    <w:rsid w:val="00362B1C"/>
    <w:rsid w:val="003630FA"/>
    <w:rsid w:val="0036331E"/>
    <w:rsid w:val="00364927"/>
    <w:rsid w:val="00365CFB"/>
    <w:rsid w:val="00367132"/>
    <w:rsid w:val="00367A63"/>
    <w:rsid w:val="00372095"/>
    <w:rsid w:val="0037353F"/>
    <w:rsid w:val="00373E73"/>
    <w:rsid w:val="003769E9"/>
    <w:rsid w:val="00376BCA"/>
    <w:rsid w:val="0038103A"/>
    <w:rsid w:val="003834FA"/>
    <w:rsid w:val="00384011"/>
    <w:rsid w:val="00385351"/>
    <w:rsid w:val="003867E7"/>
    <w:rsid w:val="003A00B0"/>
    <w:rsid w:val="003A07EA"/>
    <w:rsid w:val="003A13AB"/>
    <w:rsid w:val="003A41B2"/>
    <w:rsid w:val="003A428C"/>
    <w:rsid w:val="003A7FC5"/>
    <w:rsid w:val="003B0C59"/>
    <w:rsid w:val="003B1DFD"/>
    <w:rsid w:val="003B21CC"/>
    <w:rsid w:val="003B39FC"/>
    <w:rsid w:val="003C0660"/>
    <w:rsid w:val="003C06EF"/>
    <w:rsid w:val="003C283E"/>
    <w:rsid w:val="003C2B70"/>
    <w:rsid w:val="003C6EB6"/>
    <w:rsid w:val="003D4611"/>
    <w:rsid w:val="003D46CF"/>
    <w:rsid w:val="003D4DF9"/>
    <w:rsid w:val="003E04F9"/>
    <w:rsid w:val="003E05CC"/>
    <w:rsid w:val="003E18D2"/>
    <w:rsid w:val="003E369B"/>
    <w:rsid w:val="003E4240"/>
    <w:rsid w:val="003E4E3D"/>
    <w:rsid w:val="003E596B"/>
    <w:rsid w:val="003E6A0F"/>
    <w:rsid w:val="003E7381"/>
    <w:rsid w:val="003F05AA"/>
    <w:rsid w:val="003F5FF2"/>
    <w:rsid w:val="00400562"/>
    <w:rsid w:val="004008C8"/>
    <w:rsid w:val="00405324"/>
    <w:rsid w:val="0040721C"/>
    <w:rsid w:val="00407FB8"/>
    <w:rsid w:val="00410DA4"/>
    <w:rsid w:val="00420951"/>
    <w:rsid w:val="00421B7A"/>
    <w:rsid w:val="00434A0D"/>
    <w:rsid w:val="004411AD"/>
    <w:rsid w:val="0044246A"/>
    <w:rsid w:val="00443625"/>
    <w:rsid w:val="0044378C"/>
    <w:rsid w:val="00443C5D"/>
    <w:rsid w:val="00453C0E"/>
    <w:rsid w:val="00454C66"/>
    <w:rsid w:val="004577AC"/>
    <w:rsid w:val="0046399A"/>
    <w:rsid w:val="00466DBE"/>
    <w:rsid w:val="0047740A"/>
    <w:rsid w:val="004777E4"/>
    <w:rsid w:val="0048167D"/>
    <w:rsid w:val="00483EBA"/>
    <w:rsid w:val="00485904"/>
    <w:rsid w:val="0048674E"/>
    <w:rsid w:val="004876C7"/>
    <w:rsid w:val="004B2C0F"/>
    <w:rsid w:val="004B3C3E"/>
    <w:rsid w:val="004B4325"/>
    <w:rsid w:val="004B5460"/>
    <w:rsid w:val="004B6133"/>
    <w:rsid w:val="004C1752"/>
    <w:rsid w:val="004C3ED5"/>
    <w:rsid w:val="004C4974"/>
    <w:rsid w:val="004C558C"/>
    <w:rsid w:val="004C5A8B"/>
    <w:rsid w:val="004C7DFF"/>
    <w:rsid w:val="004D087E"/>
    <w:rsid w:val="004D66F9"/>
    <w:rsid w:val="004E0379"/>
    <w:rsid w:val="004E7C0D"/>
    <w:rsid w:val="00501846"/>
    <w:rsid w:val="00510987"/>
    <w:rsid w:val="0051128A"/>
    <w:rsid w:val="00511B45"/>
    <w:rsid w:val="00512896"/>
    <w:rsid w:val="00515C4F"/>
    <w:rsid w:val="00520F59"/>
    <w:rsid w:val="00520FE3"/>
    <w:rsid w:val="005214D5"/>
    <w:rsid w:val="00522E19"/>
    <w:rsid w:val="00524026"/>
    <w:rsid w:val="005249DD"/>
    <w:rsid w:val="00526C7A"/>
    <w:rsid w:val="00532F4F"/>
    <w:rsid w:val="0053487B"/>
    <w:rsid w:val="00535116"/>
    <w:rsid w:val="00537F1F"/>
    <w:rsid w:val="00541E0C"/>
    <w:rsid w:val="00546619"/>
    <w:rsid w:val="00546918"/>
    <w:rsid w:val="00550161"/>
    <w:rsid w:val="00553898"/>
    <w:rsid w:val="00554B4C"/>
    <w:rsid w:val="00556B0F"/>
    <w:rsid w:val="00557991"/>
    <w:rsid w:val="00562D2A"/>
    <w:rsid w:val="00563013"/>
    <w:rsid w:val="0056343A"/>
    <w:rsid w:val="00566F1E"/>
    <w:rsid w:val="00570F85"/>
    <w:rsid w:val="00571451"/>
    <w:rsid w:val="00571869"/>
    <w:rsid w:val="00576469"/>
    <w:rsid w:val="00581382"/>
    <w:rsid w:val="00581D1F"/>
    <w:rsid w:val="00584118"/>
    <w:rsid w:val="00586750"/>
    <w:rsid w:val="005876C2"/>
    <w:rsid w:val="0059228A"/>
    <w:rsid w:val="0059320A"/>
    <w:rsid w:val="005B0476"/>
    <w:rsid w:val="005B3269"/>
    <w:rsid w:val="005B4182"/>
    <w:rsid w:val="005B5B52"/>
    <w:rsid w:val="005D0F7D"/>
    <w:rsid w:val="005D21E1"/>
    <w:rsid w:val="005D3F30"/>
    <w:rsid w:val="005D4E49"/>
    <w:rsid w:val="005D4F3F"/>
    <w:rsid w:val="005E4FC8"/>
    <w:rsid w:val="005F0D03"/>
    <w:rsid w:val="005F1E97"/>
    <w:rsid w:val="005F37D3"/>
    <w:rsid w:val="005F4CF6"/>
    <w:rsid w:val="005F6774"/>
    <w:rsid w:val="005F7E0A"/>
    <w:rsid w:val="00601B15"/>
    <w:rsid w:val="00601DA3"/>
    <w:rsid w:val="0060469E"/>
    <w:rsid w:val="0060499F"/>
    <w:rsid w:val="00612E80"/>
    <w:rsid w:val="0061457E"/>
    <w:rsid w:val="006156F1"/>
    <w:rsid w:val="0061768D"/>
    <w:rsid w:val="006210E6"/>
    <w:rsid w:val="00621FE9"/>
    <w:rsid w:val="00635047"/>
    <w:rsid w:val="006422A3"/>
    <w:rsid w:val="006526C4"/>
    <w:rsid w:val="00657760"/>
    <w:rsid w:val="006609D8"/>
    <w:rsid w:val="00660E80"/>
    <w:rsid w:val="00662186"/>
    <w:rsid w:val="00663850"/>
    <w:rsid w:val="00665A1A"/>
    <w:rsid w:val="00671163"/>
    <w:rsid w:val="006829D7"/>
    <w:rsid w:val="00683FD2"/>
    <w:rsid w:val="0068669A"/>
    <w:rsid w:val="006869BB"/>
    <w:rsid w:val="00686E8C"/>
    <w:rsid w:val="00690318"/>
    <w:rsid w:val="00693DE8"/>
    <w:rsid w:val="0069434C"/>
    <w:rsid w:val="00694E14"/>
    <w:rsid w:val="0069560C"/>
    <w:rsid w:val="00696410"/>
    <w:rsid w:val="00697536"/>
    <w:rsid w:val="006A33C5"/>
    <w:rsid w:val="006A4BD9"/>
    <w:rsid w:val="006B6514"/>
    <w:rsid w:val="006B65D6"/>
    <w:rsid w:val="006C14B0"/>
    <w:rsid w:val="006C3F86"/>
    <w:rsid w:val="006D1184"/>
    <w:rsid w:val="006D157B"/>
    <w:rsid w:val="006D413C"/>
    <w:rsid w:val="006D6D27"/>
    <w:rsid w:val="006D7148"/>
    <w:rsid w:val="006D7AF4"/>
    <w:rsid w:val="006E7FC0"/>
    <w:rsid w:val="006F1F6F"/>
    <w:rsid w:val="006F4A74"/>
    <w:rsid w:val="006F5752"/>
    <w:rsid w:val="006F7692"/>
    <w:rsid w:val="00705D40"/>
    <w:rsid w:val="00706C3B"/>
    <w:rsid w:val="007071FC"/>
    <w:rsid w:val="00707C63"/>
    <w:rsid w:val="00712152"/>
    <w:rsid w:val="00714B55"/>
    <w:rsid w:val="00721016"/>
    <w:rsid w:val="00721C3E"/>
    <w:rsid w:val="00724C91"/>
    <w:rsid w:val="007272AD"/>
    <w:rsid w:val="00727B5A"/>
    <w:rsid w:val="007301D1"/>
    <w:rsid w:val="0073063C"/>
    <w:rsid w:val="0073121F"/>
    <w:rsid w:val="00735155"/>
    <w:rsid w:val="007353BC"/>
    <w:rsid w:val="0073734D"/>
    <w:rsid w:val="007406B6"/>
    <w:rsid w:val="007416AD"/>
    <w:rsid w:val="00742629"/>
    <w:rsid w:val="00743BCC"/>
    <w:rsid w:val="007455E5"/>
    <w:rsid w:val="00745F78"/>
    <w:rsid w:val="007611EF"/>
    <w:rsid w:val="00762E22"/>
    <w:rsid w:val="00765A7F"/>
    <w:rsid w:val="00766B67"/>
    <w:rsid w:val="00777404"/>
    <w:rsid w:val="007775B7"/>
    <w:rsid w:val="00784638"/>
    <w:rsid w:val="00785319"/>
    <w:rsid w:val="00785B23"/>
    <w:rsid w:val="007877D6"/>
    <w:rsid w:val="00790030"/>
    <w:rsid w:val="00791434"/>
    <w:rsid w:val="00792367"/>
    <w:rsid w:val="00793521"/>
    <w:rsid w:val="007A00B6"/>
    <w:rsid w:val="007A0600"/>
    <w:rsid w:val="007A610E"/>
    <w:rsid w:val="007A623E"/>
    <w:rsid w:val="007A68B1"/>
    <w:rsid w:val="007A7FA8"/>
    <w:rsid w:val="007B27B6"/>
    <w:rsid w:val="007B2BAD"/>
    <w:rsid w:val="007B2F4B"/>
    <w:rsid w:val="007B50A9"/>
    <w:rsid w:val="007B776D"/>
    <w:rsid w:val="007C3AD6"/>
    <w:rsid w:val="007C57A6"/>
    <w:rsid w:val="007D3954"/>
    <w:rsid w:val="007D3C2E"/>
    <w:rsid w:val="007D5183"/>
    <w:rsid w:val="007D771D"/>
    <w:rsid w:val="007D78BA"/>
    <w:rsid w:val="007E1B46"/>
    <w:rsid w:val="007E421B"/>
    <w:rsid w:val="007E788E"/>
    <w:rsid w:val="007E79D3"/>
    <w:rsid w:val="007F0F54"/>
    <w:rsid w:val="007F21FD"/>
    <w:rsid w:val="007F6D5A"/>
    <w:rsid w:val="008007A1"/>
    <w:rsid w:val="00801C2A"/>
    <w:rsid w:val="0080502C"/>
    <w:rsid w:val="00810A91"/>
    <w:rsid w:val="008118B6"/>
    <w:rsid w:val="008130B4"/>
    <w:rsid w:val="00813BC7"/>
    <w:rsid w:val="00814B87"/>
    <w:rsid w:val="00816D9F"/>
    <w:rsid w:val="00817BAF"/>
    <w:rsid w:val="008205AF"/>
    <w:rsid w:val="00822496"/>
    <w:rsid w:val="008260D2"/>
    <w:rsid w:val="00826351"/>
    <w:rsid w:val="008313F3"/>
    <w:rsid w:val="008316C8"/>
    <w:rsid w:val="008352B5"/>
    <w:rsid w:val="0083796F"/>
    <w:rsid w:val="00837E7B"/>
    <w:rsid w:val="00840C79"/>
    <w:rsid w:val="00841DE1"/>
    <w:rsid w:val="0084318B"/>
    <w:rsid w:val="00843A0F"/>
    <w:rsid w:val="0084412D"/>
    <w:rsid w:val="00850121"/>
    <w:rsid w:val="00850171"/>
    <w:rsid w:val="00855FF9"/>
    <w:rsid w:val="00860E87"/>
    <w:rsid w:val="00862456"/>
    <w:rsid w:val="008663DC"/>
    <w:rsid w:val="00874ADC"/>
    <w:rsid w:val="00877D76"/>
    <w:rsid w:val="00881454"/>
    <w:rsid w:val="008830E0"/>
    <w:rsid w:val="0088476A"/>
    <w:rsid w:val="00884CC1"/>
    <w:rsid w:val="00884F6E"/>
    <w:rsid w:val="00887A62"/>
    <w:rsid w:val="00891043"/>
    <w:rsid w:val="008910CD"/>
    <w:rsid w:val="00891A07"/>
    <w:rsid w:val="00895822"/>
    <w:rsid w:val="008962AD"/>
    <w:rsid w:val="008A2373"/>
    <w:rsid w:val="008A43D1"/>
    <w:rsid w:val="008A5BE9"/>
    <w:rsid w:val="008A7C13"/>
    <w:rsid w:val="008A7D12"/>
    <w:rsid w:val="008B0902"/>
    <w:rsid w:val="008B2008"/>
    <w:rsid w:val="008B23A5"/>
    <w:rsid w:val="008B3668"/>
    <w:rsid w:val="008B400B"/>
    <w:rsid w:val="008B7601"/>
    <w:rsid w:val="008C0AE6"/>
    <w:rsid w:val="008C234A"/>
    <w:rsid w:val="008C3F32"/>
    <w:rsid w:val="008C48D8"/>
    <w:rsid w:val="008C5C3A"/>
    <w:rsid w:val="008C7836"/>
    <w:rsid w:val="008D4268"/>
    <w:rsid w:val="008D4A58"/>
    <w:rsid w:val="008D674B"/>
    <w:rsid w:val="008E0E86"/>
    <w:rsid w:val="008E2074"/>
    <w:rsid w:val="008E2703"/>
    <w:rsid w:val="008F28E6"/>
    <w:rsid w:val="008F2995"/>
    <w:rsid w:val="0090224D"/>
    <w:rsid w:val="0090304D"/>
    <w:rsid w:val="009063C9"/>
    <w:rsid w:val="00906A98"/>
    <w:rsid w:val="009079BA"/>
    <w:rsid w:val="00911629"/>
    <w:rsid w:val="00912E82"/>
    <w:rsid w:val="0091337A"/>
    <w:rsid w:val="00914F9D"/>
    <w:rsid w:val="00916DF8"/>
    <w:rsid w:val="00916EB2"/>
    <w:rsid w:val="0092153F"/>
    <w:rsid w:val="009239F3"/>
    <w:rsid w:val="00923AA8"/>
    <w:rsid w:val="00932E61"/>
    <w:rsid w:val="00935EA6"/>
    <w:rsid w:val="009468EB"/>
    <w:rsid w:val="00950709"/>
    <w:rsid w:val="00950F77"/>
    <w:rsid w:val="00954C84"/>
    <w:rsid w:val="00955FB1"/>
    <w:rsid w:val="0095612E"/>
    <w:rsid w:val="00956930"/>
    <w:rsid w:val="00956A54"/>
    <w:rsid w:val="00961D02"/>
    <w:rsid w:val="00964855"/>
    <w:rsid w:val="009664F7"/>
    <w:rsid w:val="00966719"/>
    <w:rsid w:val="0097016F"/>
    <w:rsid w:val="0097243A"/>
    <w:rsid w:val="00974B82"/>
    <w:rsid w:val="009767A9"/>
    <w:rsid w:val="009774E4"/>
    <w:rsid w:val="00982467"/>
    <w:rsid w:val="009840D9"/>
    <w:rsid w:val="0098533E"/>
    <w:rsid w:val="00985B42"/>
    <w:rsid w:val="00986B8F"/>
    <w:rsid w:val="00990F1F"/>
    <w:rsid w:val="00991A96"/>
    <w:rsid w:val="009927F6"/>
    <w:rsid w:val="00995FE8"/>
    <w:rsid w:val="009A02A4"/>
    <w:rsid w:val="009A0CE5"/>
    <w:rsid w:val="009A1866"/>
    <w:rsid w:val="009A22EA"/>
    <w:rsid w:val="009A2693"/>
    <w:rsid w:val="009A2C29"/>
    <w:rsid w:val="009A368B"/>
    <w:rsid w:val="009A3871"/>
    <w:rsid w:val="009A58A8"/>
    <w:rsid w:val="009B1113"/>
    <w:rsid w:val="009B4C92"/>
    <w:rsid w:val="009B52B4"/>
    <w:rsid w:val="009B59A5"/>
    <w:rsid w:val="009B59B6"/>
    <w:rsid w:val="009B662D"/>
    <w:rsid w:val="009B6FF3"/>
    <w:rsid w:val="009C23B1"/>
    <w:rsid w:val="009C45AE"/>
    <w:rsid w:val="009C4F94"/>
    <w:rsid w:val="009C5898"/>
    <w:rsid w:val="009C5EC3"/>
    <w:rsid w:val="009D0D8A"/>
    <w:rsid w:val="009D1D18"/>
    <w:rsid w:val="009D373C"/>
    <w:rsid w:val="009D469D"/>
    <w:rsid w:val="009E03FB"/>
    <w:rsid w:val="009E04E5"/>
    <w:rsid w:val="009E3857"/>
    <w:rsid w:val="009E3FC8"/>
    <w:rsid w:val="009E4460"/>
    <w:rsid w:val="009E5EDF"/>
    <w:rsid w:val="009E7721"/>
    <w:rsid w:val="009F016D"/>
    <w:rsid w:val="009F1770"/>
    <w:rsid w:val="00A002E7"/>
    <w:rsid w:val="00A03B4B"/>
    <w:rsid w:val="00A05AFB"/>
    <w:rsid w:val="00A068EE"/>
    <w:rsid w:val="00A1082C"/>
    <w:rsid w:val="00A12968"/>
    <w:rsid w:val="00A17BC7"/>
    <w:rsid w:val="00A30795"/>
    <w:rsid w:val="00A322CB"/>
    <w:rsid w:val="00A32F7C"/>
    <w:rsid w:val="00A37DE5"/>
    <w:rsid w:val="00A401DC"/>
    <w:rsid w:val="00A402AB"/>
    <w:rsid w:val="00A4453A"/>
    <w:rsid w:val="00A5094D"/>
    <w:rsid w:val="00A50DF3"/>
    <w:rsid w:val="00A51878"/>
    <w:rsid w:val="00A53426"/>
    <w:rsid w:val="00A54AB2"/>
    <w:rsid w:val="00A615DF"/>
    <w:rsid w:val="00A62B38"/>
    <w:rsid w:val="00A65E55"/>
    <w:rsid w:val="00A7298C"/>
    <w:rsid w:val="00A72996"/>
    <w:rsid w:val="00A7719A"/>
    <w:rsid w:val="00A811CC"/>
    <w:rsid w:val="00A81CAA"/>
    <w:rsid w:val="00A8356A"/>
    <w:rsid w:val="00A86B3E"/>
    <w:rsid w:val="00A87768"/>
    <w:rsid w:val="00A947D0"/>
    <w:rsid w:val="00A94F65"/>
    <w:rsid w:val="00A95E99"/>
    <w:rsid w:val="00A9644F"/>
    <w:rsid w:val="00AA009D"/>
    <w:rsid w:val="00AA1C1E"/>
    <w:rsid w:val="00AA31CF"/>
    <w:rsid w:val="00AA6CC9"/>
    <w:rsid w:val="00AA7004"/>
    <w:rsid w:val="00AB3217"/>
    <w:rsid w:val="00AB7728"/>
    <w:rsid w:val="00AC145B"/>
    <w:rsid w:val="00AC2A67"/>
    <w:rsid w:val="00AC4398"/>
    <w:rsid w:val="00AC6758"/>
    <w:rsid w:val="00AC7A67"/>
    <w:rsid w:val="00AD02FB"/>
    <w:rsid w:val="00AD400C"/>
    <w:rsid w:val="00AD7E4A"/>
    <w:rsid w:val="00AE0F00"/>
    <w:rsid w:val="00AE148C"/>
    <w:rsid w:val="00AE57C5"/>
    <w:rsid w:val="00AE5915"/>
    <w:rsid w:val="00AE6A2A"/>
    <w:rsid w:val="00AE7457"/>
    <w:rsid w:val="00AF2043"/>
    <w:rsid w:val="00AF2EF0"/>
    <w:rsid w:val="00AF2F65"/>
    <w:rsid w:val="00AF3FBA"/>
    <w:rsid w:val="00AF557A"/>
    <w:rsid w:val="00AF6B10"/>
    <w:rsid w:val="00B02B39"/>
    <w:rsid w:val="00B03783"/>
    <w:rsid w:val="00B038B8"/>
    <w:rsid w:val="00B03B63"/>
    <w:rsid w:val="00B03DD3"/>
    <w:rsid w:val="00B050F2"/>
    <w:rsid w:val="00B150D2"/>
    <w:rsid w:val="00B173DF"/>
    <w:rsid w:val="00B20A45"/>
    <w:rsid w:val="00B20E78"/>
    <w:rsid w:val="00B21C5B"/>
    <w:rsid w:val="00B225F6"/>
    <w:rsid w:val="00B2313C"/>
    <w:rsid w:val="00B23E65"/>
    <w:rsid w:val="00B2545D"/>
    <w:rsid w:val="00B26C57"/>
    <w:rsid w:val="00B31DF5"/>
    <w:rsid w:val="00B32E9B"/>
    <w:rsid w:val="00B40C6B"/>
    <w:rsid w:val="00B4240F"/>
    <w:rsid w:val="00B44F3D"/>
    <w:rsid w:val="00B46AE0"/>
    <w:rsid w:val="00B524A9"/>
    <w:rsid w:val="00B53281"/>
    <w:rsid w:val="00B53CAF"/>
    <w:rsid w:val="00B55294"/>
    <w:rsid w:val="00B56140"/>
    <w:rsid w:val="00B57487"/>
    <w:rsid w:val="00B607F7"/>
    <w:rsid w:val="00B61285"/>
    <w:rsid w:val="00B621A2"/>
    <w:rsid w:val="00B63FF8"/>
    <w:rsid w:val="00B647BD"/>
    <w:rsid w:val="00B70E8E"/>
    <w:rsid w:val="00B732BF"/>
    <w:rsid w:val="00B734FE"/>
    <w:rsid w:val="00B74027"/>
    <w:rsid w:val="00B74BDB"/>
    <w:rsid w:val="00B763B6"/>
    <w:rsid w:val="00B923E3"/>
    <w:rsid w:val="00B94588"/>
    <w:rsid w:val="00BA0EDD"/>
    <w:rsid w:val="00BA4DEE"/>
    <w:rsid w:val="00BA50C8"/>
    <w:rsid w:val="00BB0CAD"/>
    <w:rsid w:val="00BB4773"/>
    <w:rsid w:val="00BB6DEE"/>
    <w:rsid w:val="00BC0E90"/>
    <w:rsid w:val="00BC182F"/>
    <w:rsid w:val="00BC5BEC"/>
    <w:rsid w:val="00BD1716"/>
    <w:rsid w:val="00BD45EA"/>
    <w:rsid w:val="00BD75A7"/>
    <w:rsid w:val="00BE076E"/>
    <w:rsid w:val="00BE3960"/>
    <w:rsid w:val="00BF0584"/>
    <w:rsid w:val="00BF17F6"/>
    <w:rsid w:val="00BF322D"/>
    <w:rsid w:val="00BF3E51"/>
    <w:rsid w:val="00BF4B11"/>
    <w:rsid w:val="00BF4F9B"/>
    <w:rsid w:val="00BF5B3B"/>
    <w:rsid w:val="00BF7873"/>
    <w:rsid w:val="00BF7C13"/>
    <w:rsid w:val="00C03E18"/>
    <w:rsid w:val="00C059BE"/>
    <w:rsid w:val="00C0611D"/>
    <w:rsid w:val="00C0656A"/>
    <w:rsid w:val="00C07918"/>
    <w:rsid w:val="00C10CA7"/>
    <w:rsid w:val="00C12252"/>
    <w:rsid w:val="00C1724B"/>
    <w:rsid w:val="00C178CE"/>
    <w:rsid w:val="00C20638"/>
    <w:rsid w:val="00C208CD"/>
    <w:rsid w:val="00C20E4F"/>
    <w:rsid w:val="00C22DA7"/>
    <w:rsid w:val="00C23A2C"/>
    <w:rsid w:val="00C23E89"/>
    <w:rsid w:val="00C249DE"/>
    <w:rsid w:val="00C25120"/>
    <w:rsid w:val="00C30887"/>
    <w:rsid w:val="00C331FC"/>
    <w:rsid w:val="00C34721"/>
    <w:rsid w:val="00C34DD0"/>
    <w:rsid w:val="00C43A53"/>
    <w:rsid w:val="00C4440F"/>
    <w:rsid w:val="00C45F7B"/>
    <w:rsid w:val="00C46C73"/>
    <w:rsid w:val="00C47BCF"/>
    <w:rsid w:val="00C5105E"/>
    <w:rsid w:val="00C51E22"/>
    <w:rsid w:val="00C53248"/>
    <w:rsid w:val="00C53919"/>
    <w:rsid w:val="00C54385"/>
    <w:rsid w:val="00C544F2"/>
    <w:rsid w:val="00C54AD7"/>
    <w:rsid w:val="00C557BE"/>
    <w:rsid w:val="00C5580C"/>
    <w:rsid w:val="00C70A8B"/>
    <w:rsid w:val="00C7393A"/>
    <w:rsid w:val="00C76400"/>
    <w:rsid w:val="00C76E20"/>
    <w:rsid w:val="00C77301"/>
    <w:rsid w:val="00C80917"/>
    <w:rsid w:val="00C83066"/>
    <w:rsid w:val="00C85134"/>
    <w:rsid w:val="00C92CB3"/>
    <w:rsid w:val="00C92D0B"/>
    <w:rsid w:val="00C93C89"/>
    <w:rsid w:val="00C93F9A"/>
    <w:rsid w:val="00C958B1"/>
    <w:rsid w:val="00C97A7C"/>
    <w:rsid w:val="00C97D53"/>
    <w:rsid w:val="00CA1ED1"/>
    <w:rsid w:val="00CA6EEC"/>
    <w:rsid w:val="00CB2806"/>
    <w:rsid w:val="00CB4017"/>
    <w:rsid w:val="00CB7F88"/>
    <w:rsid w:val="00CC1E1F"/>
    <w:rsid w:val="00CC242D"/>
    <w:rsid w:val="00CC49E8"/>
    <w:rsid w:val="00CC58BC"/>
    <w:rsid w:val="00CD33F5"/>
    <w:rsid w:val="00CD3E4C"/>
    <w:rsid w:val="00CD402F"/>
    <w:rsid w:val="00CD5F50"/>
    <w:rsid w:val="00CD62CE"/>
    <w:rsid w:val="00CD7242"/>
    <w:rsid w:val="00CE1145"/>
    <w:rsid w:val="00CE3158"/>
    <w:rsid w:val="00CE5F16"/>
    <w:rsid w:val="00CE65F3"/>
    <w:rsid w:val="00CE7814"/>
    <w:rsid w:val="00CF1E16"/>
    <w:rsid w:val="00CF3886"/>
    <w:rsid w:val="00D00C04"/>
    <w:rsid w:val="00D01521"/>
    <w:rsid w:val="00D03E5E"/>
    <w:rsid w:val="00D040B8"/>
    <w:rsid w:val="00D0436B"/>
    <w:rsid w:val="00D067DD"/>
    <w:rsid w:val="00D07668"/>
    <w:rsid w:val="00D102D3"/>
    <w:rsid w:val="00D1087C"/>
    <w:rsid w:val="00D136F4"/>
    <w:rsid w:val="00D147BB"/>
    <w:rsid w:val="00D14DB6"/>
    <w:rsid w:val="00D20495"/>
    <w:rsid w:val="00D2129F"/>
    <w:rsid w:val="00D216E7"/>
    <w:rsid w:val="00D22A1A"/>
    <w:rsid w:val="00D32AB5"/>
    <w:rsid w:val="00D32D63"/>
    <w:rsid w:val="00D345AC"/>
    <w:rsid w:val="00D42B14"/>
    <w:rsid w:val="00D43B13"/>
    <w:rsid w:val="00D43BD3"/>
    <w:rsid w:val="00D43F16"/>
    <w:rsid w:val="00D461C7"/>
    <w:rsid w:val="00D5614B"/>
    <w:rsid w:val="00D57C77"/>
    <w:rsid w:val="00D61F2C"/>
    <w:rsid w:val="00D622E6"/>
    <w:rsid w:val="00D62A48"/>
    <w:rsid w:val="00D64146"/>
    <w:rsid w:val="00D65293"/>
    <w:rsid w:val="00D67CAA"/>
    <w:rsid w:val="00D713F6"/>
    <w:rsid w:val="00D757FE"/>
    <w:rsid w:val="00D84185"/>
    <w:rsid w:val="00D84E03"/>
    <w:rsid w:val="00D87C26"/>
    <w:rsid w:val="00D90418"/>
    <w:rsid w:val="00D942DB"/>
    <w:rsid w:val="00D961D7"/>
    <w:rsid w:val="00D964BF"/>
    <w:rsid w:val="00DA1230"/>
    <w:rsid w:val="00DA22D6"/>
    <w:rsid w:val="00DA3E53"/>
    <w:rsid w:val="00DA3ED7"/>
    <w:rsid w:val="00DB0F97"/>
    <w:rsid w:val="00DB59ED"/>
    <w:rsid w:val="00DB7561"/>
    <w:rsid w:val="00DB76D8"/>
    <w:rsid w:val="00DC3636"/>
    <w:rsid w:val="00DC4C68"/>
    <w:rsid w:val="00DC5180"/>
    <w:rsid w:val="00DC6CC6"/>
    <w:rsid w:val="00DC6D8B"/>
    <w:rsid w:val="00DD31BF"/>
    <w:rsid w:val="00DD3754"/>
    <w:rsid w:val="00DD6A00"/>
    <w:rsid w:val="00DE24D2"/>
    <w:rsid w:val="00DE49F7"/>
    <w:rsid w:val="00DE5926"/>
    <w:rsid w:val="00DF1339"/>
    <w:rsid w:val="00DF2589"/>
    <w:rsid w:val="00DF2F63"/>
    <w:rsid w:val="00DF497A"/>
    <w:rsid w:val="00DF6B5C"/>
    <w:rsid w:val="00DF7D47"/>
    <w:rsid w:val="00E00682"/>
    <w:rsid w:val="00E00AEB"/>
    <w:rsid w:val="00E0373D"/>
    <w:rsid w:val="00E127EA"/>
    <w:rsid w:val="00E1576E"/>
    <w:rsid w:val="00E20841"/>
    <w:rsid w:val="00E224B9"/>
    <w:rsid w:val="00E23011"/>
    <w:rsid w:val="00E25460"/>
    <w:rsid w:val="00E27103"/>
    <w:rsid w:val="00E30110"/>
    <w:rsid w:val="00E3125F"/>
    <w:rsid w:val="00E3221E"/>
    <w:rsid w:val="00E32E96"/>
    <w:rsid w:val="00E3582B"/>
    <w:rsid w:val="00E40164"/>
    <w:rsid w:val="00E41101"/>
    <w:rsid w:val="00E444A2"/>
    <w:rsid w:val="00E456A4"/>
    <w:rsid w:val="00E47F07"/>
    <w:rsid w:val="00E54515"/>
    <w:rsid w:val="00E57F4C"/>
    <w:rsid w:val="00E719F1"/>
    <w:rsid w:val="00E7771C"/>
    <w:rsid w:val="00E8015D"/>
    <w:rsid w:val="00E8157F"/>
    <w:rsid w:val="00E835D2"/>
    <w:rsid w:val="00E84024"/>
    <w:rsid w:val="00E87A73"/>
    <w:rsid w:val="00E92B27"/>
    <w:rsid w:val="00E93930"/>
    <w:rsid w:val="00E94BAC"/>
    <w:rsid w:val="00EA1680"/>
    <w:rsid w:val="00EA3ADC"/>
    <w:rsid w:val="00EA43EE"/>
    <w:rsid w:val="00EA59B0"/>
    <w:rsid w:val="00EA7780"/>
    <w:rsid w:val="00EB0FBF"/>
    <w:rsid w:val="00EB31D0"/>
    <w:rsid w:val="00EB6BE4"/>
    <w:rsid w:val="00EB6C64"/>
    <w:rsid w:val="00EB7311"/>
    <w:rsid w:val="00EC736F"/>
    <w:rsid w:val="00EC7766"/>
    <w:rsid w:val="00ED0296"/>
    <w:rsid w:val="00ED3089"/>
    <w:rsid w:val="00ED347C"/>
    <w:rsid w:val="00ED54EE"/>
    <w:rsid w:val="00ED573A"/>
    <w:rsid w:val="00ED7C00"/>
    <w:rsid w:val="00EE0937"/>
    <w:rsid w:val="00EE4324"/>
    <w:rsid w:val="00EE5253"/>
    <w:rsid w:val="00EF1242"/>
    <w:rsid w:val="00EF13B3"/>
    <w:rsid w:val="00EF7ECE"/>
    <w:rsid w:val="00F00338"/>
    <w:rsid w:val="00F03136"/>
    <w:rsid w:val="00F032DE"/>
    <w:rsid w:val="00F03A2F"/>
    <w:rsid w:val="00F040A7"/>
    <w:rsid w:val="00F14DE2"/>
    <w:rsid w:val="00F1525F"/>
    <w:rsid w:val="00F216F7"/>
    <w:rsid w:val="00F236A9"/>
    <w:rsid w:val="00F300B8"/>
    <w:rsid w:val="00F33040"/>
    <w:rsid w:val="00F33C80"/>
    <w:rsid w:val="00F415C5"/>
    <w:rsid w:val="00F45E20"/>
    <w:rsid w:val="00F462E7"/>
    <w:rsid w:val="00F548D5"/>
    <w:rsid w:val="00F54D78"/>
    <w:rsid w:val="00F55475"/>
    <w:rsid w:val="00F55E0B"/>
    <w:rsid w:val="00F57E31"/>
    <w:rsid w:val="00F62102"/>
    <w:rsid w:val="00F73D86"/>
    <w:rsid w:val="00F7461C"/>
    <w:rsid w:val="00F74F63"/>
    <w:rsid w:val="00F75EEB"/>
    <w:rsid w:val="00F80111"/>
    <w:rsid w:val="00F81089"/>
    <w:rsid w:val="00F84509"/>
    <w:rsid w:val="00F85588"/>
    <w:rsid w:val="00F902E1"/>
    <w:rsid w:val="00F9061D"/>
    <w:rsid w:val="00F90D9E"/>
    <w:rsid w:val="00F91232"/>
    <w:rsid w:val="00F92F4B"/>
    <w:rsid w:val="00F93E15"/>
    <w:rsid w:val="00F95892"/>
    <w:rsid w:val="00FA1458"/>
    <w:rsid w:val="00FB0192"/>
    <w:rsid w:val="00FB0729"/>
    <w:rsid w:val="00FB10A9"/>
    <w:rsid w:val="00FB15E8"/>
    <w:rsid w:val="00FB32F8"/>
    <w:rsid w:val="00FB380D"/>
    <w:rsid w:val="00FB4EF8"/>
    <w:rsid w:val="00FB6066"/>
    <w:rsid w:val="00FB66E3"/>
    <w:rsid w:val="00FC269F"/>
    <w:rsid w:val="00FC3ADD"/>
    <w:rsid w:val="00FC5F99"/>
    <w:rsid w:val="00FD16CB"/>
    <w:rsid w:val="00FD3716"/>
    <w:rsid w:val="00FD44F8"/>
    <w:rsid w:val="00FE109A"/>
    <w:rsid w:val="00FE5836"/>
    <w:rsid w:val="00FF147C"/>
    <w:rsid w:val="00FF472B"/>
    <w:rsid w:val="011B137B"/>
    <w:rsid w:val="01477F7A"/>
    <w:rsid w:val="01C8692A"/>
    <w:rsid w:val="01CE05B1"/>
    <w:rsid w:val="026566F8"/>
    <w:rsid w:val="02847923"/>
    <w:rsid w:val="02BD5434"/>
    <w:rsid w:val="035336EB"/>
    <w:rsid w:val="03DF7E4E"/>
    <w:rsid w:val="04CC0C60"/>
    <w:rsid w:val="04E403EA"/>
    <w:rsid w:val="04EE1564"/>
    <w:rsid w:val="053A3D51"/>
    <w:rsid w:val="05836116"/>
    <w:rsid w:val="058A60A8"/>
    <w:rsid w:val="065772B0"/>
    <w:rsid w:val="067363A7"/>
    <w:rsid w:val="07E566AE"/>
    <w:rsid w:val="08523D6E"/>
    <w:rsid w:val="08844E22"/>
    <w:rsid w:val="08A307A1"/>
    <w:rsid w:val="0966277A"/>
    <w:rsid w:val="098E1A6C"/>
    <w:rsid w:val="0A03517F"/>
    <w:rsid w:val="0A82401A"/>
    <w:rsid w:val="0A880C74"/>
    <w:rsid w:val="0B9B2114"/>
    <w:rsid w:val="0BDE5846"/>
    <w:rsid w:val="0CC00717"/>
    <w:rsid w:val="0DC911D8"/>
    <w:rsid w:val="0DDE1FBA"/>
    <w:rsid w:val="0DF16743"/>
    <w:rsid w:val="0E72571D"/>
    <w:rsid w:val="0E820056"/>
    <w:rsid w:val="0E9D62E7"/>
    <w:rsid w:val="0EC263FD"/>
    <w:rsid w:val="0ED0392F"/>
    <w:rsid w:val="0FD66837"/>
    <w:rsid w:val="10133D47"/>
    <w:rsid w:val="109F0C15"/>
    <w:rsid w:val="11485D2C"/>
    <w:rsid w:val="11567578"/>
    <w:rsid w:val="117768EE"/>
    <w:rsid w:val="12647AD4"/>
    <w:rsid w:val="128611F1"/>
    <w:rsid w:val="12BB4290"/>
    <w:rsid w:val="13873233"/>
    <w:rsid w:val="13A46379"/>
    <w:rsid w:val="14167B6F"/>
    <w:rsid w:val="14317E7A"/>
    <w:rsid w:val="146C690C"/>
    <w:rsid w:val="14C44D32"/>
    <w:rsid w:val="14CE5656"/>
    <w:rsid w:val="14D77E27"/>
    <w:rsid w:val="14E95FEC"/>
    <w:rsid w:val="152C2F42"/>
    <w:rsid w:val="15A35D75"/>
    <w:rsid w:val="15F070FB"/>
    <w:rsid w:val="15F11BDC"/>
    <w:rsid w:val="16291AB4"/>
    <w:rsid w:val="16724FC5"/>
    <w:rsid w:val="16DB743F"/>
    <w:rsid w:val="17471E3D"/>
    <w:rsid w:val="176A00D3"/>
    <w:rsid w:val="17871F36"/>
    <w:rsid w:val="18AE078C"/>
    <w:rsid w:val="19E53768"/>
    <w:rsid w:val="1A4F7069"/>
    <w:rsid w:val="1AE30F6A"/>
    <w:rsid w:val="1C2D1E7D"/>
    <w:rsid w:val="1C7160BB"/>
    <w:rsid w:val="1CD65B00"/>
    <w:rsid w:val="1CFF2872"/>
    <w:rsid w:val="1D7245FB"/>
    <w:rsid w:val="1DD82E36"/>
    <w:rsid w:val="1DF44C01"/>
    <w:rsid w:val="1E450370"/>
    <w:rsid w:val="1E596870"/>
    <w:rsid w:val="1E9B4E16"/>
    <w:rsid w:val="1F2113E2"/>
    <w:rsid w:val="1F655ABC"/>
    <w:rsid w:val="20AB5B60"/>
    <w:rsid w:val="21097AAD"/>
    <w:rsid w:val="2195306C"/>
    <w:rsid w:val="22F52AF5"/>
    <w:rsid w:val="24794236"/>
    <w:rsid w:val="24A42876"/>
    <w:rsid w:val="255F2CC7"/>
    <w:rsid w:val="2585681A"/>
    <w:rsid w:val="26EC4986"/>
    <w:rsid w:val="26EC50C6"/>
    <w:rsid w:val="26FF7C77"/>
    <w:rsid w:val="272C6D76"/>
    <w:rsid w:val="272E3A9F"/>
    <w:rsid w:val="273D2335"/>
    <w:rsid w:val="279D7A0D"/>
    <w:rsid w:val="28C05713"/>
    <w:rsid w:val="29037B8D"/>
    <w:rsid w:val="29371F8E"/>
    <w:rsid w:val="29A77FCF"/>
    <w:rsid w:val="29FA0B11"/>
    <w:rsid w:val="2A8248E4"/>
    <w:rsid w:val="2AB80BC8"/>
    <w:rsid w:val="2CE77AE2"/>
    <w:rsid w:val="2D695389"/>
    <w:rsid w:val="2DBF3CA1"/>
    <w:rsid w:val="2E141EF5"/>
    <w:rsid w:val="2EF147F4"/>
    <w:rsid w:val="2F204444"/>
    <w:rsid w:val="2FE004BC"/>
    <w:rsid w:val="304A48AC"/>
    <w:rsid w:val="30862438"/>
    <w:rsid w:val="30E30B15"/>
    <w:rsid w:val="31375948"/>
    <w:rsid w:val="31830EED"/>
    <w:rsid w:val="31FA04E1"/>
    <w:rsid w:val="335E6981"/>
    <w:rsid w:val="344E56CC"/>
    <w:rsid w:val="34807E79"/>
    <w:rsid w:val="34A0467C"/>
    <w:rsid w:val="34B17EBC"/>
    <w:rsid w:val="35844A52"/>
    <w:rsid w:val="35984F0D"/>
    <w:rsid w:val="368D0806"/>
    <w:rsid w:val="36FA02CB"/>
    <w:rsid w:val="371F084F"/>
    <w:rsid w:val="3731771F"/>
    <w:rsid w:val="382F17AA"/>
    <w:rsid w:val="383438BF"/>
    <w:rsid w:val="3842323E"/>
    <w:rsid w:val="38D40F4F"/>
    <w:rsid w:val="39537DEA"/>
    <w:rsid w:val="3A063903"/>
    <w:rsid w:val="3AC6188B"/>
    <w:rsid w:val="3AEB77F5"/>
    <w:rsid w:val="3AFE574A"/>
    <w:rsid w:val="3B4C3121"/>
    <w:rsid w:val="3BE21A1F"/>
    <w:rsid w:val="3C190060"/>
    <w:rsid w:val="3C5E715D"/>
    <w:rsid w:val="3C7F76A5"/>
    <w:rsid w:val="3C814DB5"/>
    <w:rsid w:val="3CC9379B"/>
    <w:rsid w:val="3CEE6D48"/>
    <w:rsid w:val="3D7E48E0"/>
    <w:rsid w:val="3E650EA5"/>
    <w:rsid w:val="3EAF26B8"/>
    <w:rsid w:val="3ED96B31"/>
    <w:rsid w:val="40092DBC"/>
    <w:rsid w:val="406D3E12"/>
    <w:rsid w:val="40B84D47"/>
    <w:rsid w:val="42B0208D"/>
    <w:rsid w:val="42DC7C08"/>
    <w:rsid w:val="430D2370"/>
    <w:rsid w:val="431C742A"/>
    <w:rsid w:val="432E2672"/>
    <w:rsid w:val="43C435CA"/>
    <w:rsid w:val="43CF6B92"/>
    <w:rsid w:val="443756CF"/>
    <w:rsid w:val="45286F2D"/>
    <w:rsid w:val="465D759E"/>
    <w:rsid w:val="466C14B8"/>
    <w:rsid w:val="469E668C"/>
    <w:rsid w:val="46D16276"/>
    <w:rsid w:val="46E25468"/>
    <w:rsid w:val="47D536AA"/>
    <w:rsid w:val="48044D92"/>
    <w:rsid w:val="48147269"/>
    <w:rsid w:val="49285436"/>
    <w:rsid w:val="4A07407C"/>
    <w:rsid w:val="4A437D8A"/>
    <w:rsid w:val="4ADC6D91"/>
    <w:rsid w:val="4AEB2FD4"/>
    <w:rsid w:val="4B6B0F4E"/>
    <w:rsid w:val="4BCA4138"/>
    <w:rsid w:val="4BE64A79"/>
    <w:rsid w:val="4C26075D"/>
    <w:rsid w:val="4CDC704E"/>
    <w:rsid w:val="4D263C48"/>
    <w:rsid w:val="4D495F2F"/>
    <w:rsid w:val="4D880AA4"/>
    <w:rsid w:val="4E21448E"/>
    <w:rsid w:val="4EA76741"/>
    <w:rsid w:val="4EB84F72"/>
    <w:rsid w:val="4EE2331C"/>
    <w:rsid w:val="4F021BCA"/>
    <w:rsid w:val="4F307DB1"/>
    <w:rsid w:val="5038693D"/>
    <w:rsid w:val="508F30B2"/>
    <w:rsid w:val="518C60C3"/>
    <w:rsid w:val="52C16E77"/>
    <w:rsid w:val="539A08BE"/>
    <w:rsid w:val="53F73ED4"/>
    <w:rsid w:val="54897B9F"/>
    <w:rsid w:val="54C31DFB"/>
    <w:rsid w:val="54E214B3"/>
    <w:rsid w:val="552D3719"/>
    <w:rsid w:val="55353716"/>
    <w:rsid w:val="561C60FF"/>
    <w:rsid w:val="56A303C3"/>
    <w:rsid w:val="578071D8"/>
    <w:rsid w:val="57B91727"/>
    <w:rsid w:val="580C5867"/>
    <w:rsid w:val="58306425"/>
    <w:rsid w:val="58DC7188"/>
    <w:rsid w:val="5A3A2B60"/>
    <w:rsid w:val="5ADC5128"/>
    <w:rsid w:val="5ADF2BB8"/>
    <w:rsid w:val="5B1A0674"/>
    <w:rsid w:val="5B3F741F"/>
    <w:rsid w:val="5B645145"/>
    <w:rsid w:val="5BC230FE"/>
    <w:rsid w:val="5BEE38BA"/>
    <w:rsid w:val="5C227BEA"/>
    <w:rsid w:val="5C9D24FC"/>
    <w:rsid w:val="5CC236B1"/>
    <w:rsid w:val="5D3E2967"/>
    <w:rsid w:val="5DDC14BC"/>
    <w:rsid w:val="5E5D0BCB"/>
    <w:rsid w:val="5E662C96"/>
    <w:rsid w:val="5E710B1A"/>
    <w:rsid w:val="5EC724AA"/>
    <w:rsid w:val="5ED00012"/>
    <w:rsid w:val="5F074FDA"/>
    <w:rsid w:val="603F1F98"/>
    <w:rsid w:val="606265F4"/>
    <w:rsid w:val="609E23EE"/>
    <w:rsid w:val="60B53011"/>
    <w:rsid w:val="60F35816"/>
    <w:rsid w:val="61ED495B"/>
    <w:rsid w:val="629E2EA7"/>
    <w:rsid w:val="633A0929"/>
    <w:rsid w:val="637F0E77"/>
    <w:rsid w:val="6454481E"/>
    <w:rsid w:val="658B2EC8"/>
    <w:rsid w:val="65C67711"/>
    <w:rsid w:val="661A2FC7"/>
    <w:rsid w:val="66383CCB"/>
    <w:rsid w:val="66B00B1C"/>
    <w:rsid w:val="66E24AD6"/>
    <w:rsid w:val="674476A9"/>
    <w:rsid w:val="686B771D"/>
    <w:rsid w:val="68825D32"/>
    <w:rsid w:val="6A125A4F"/>
    <w:rsid w:val="6A2449DE"/>
    <w:rsid w:val="6A9256FD"/>
    <w:rsid w:val="6B1D7468"/>
    <w:rsid w:val="6B3D1D28"/>
    <w:rsid w:val="6BC229B5"/>
    <w:rsid w:val="6C744EB7"/>
    <w:rsid w:val="6CA17E2A"/>
    <w:rsid w:val="6CA35F05"/>
    <w:rsid w:val="6CD75647"/>
    <w:rsid w:val="6D551840"/>
    <w:rsid w:val="6DAB24D9"/>
    <w:rsid w:val="6DBE57F1"/>
    <w:rsid w:val="6E171FF1"/>
    <w:rsid w:val="6E9F7704"/>
    <w:rsid w:val="6ED646F6"/>
    <w:rsid w:val="6F667A7B"/>
    <w:rsid w:val="6FED6978"/>
    <w:rsid w:val="700C165D"/>
    <w:rsid w:val="70436CC4"/>
    <w:rsid w:val="70675A21"/>
    <w:rsid w:val="70C5001B"/>
    <w:rsid w:val="71BC1338"/>
    <w:rsid w:val="72032FB0"/>
    <w:rsid w:val="72A870E8"/>
    <w:rsid w:val="73215F87"/>
    <w:rsid w:val="73525290"/>
    <w:rsid w:val="738F5872"/>
    <w:rsid w:val="74BA6F58"/>
    <w:rsid w:val="7503354C"/>
    <w:rsid w:val="75C640B7"/>
    <w:rsid w:val="75DE3CA7"/>
    <w:rsid w:val="76C34A27"/>
    <w:rsid w:val="77292876"/>
    <w:rsid w:val="774641A9"/>
    <w:rsid w:val="77F70FD4"/>
    <w:rsid w:val="7858170F"/>
    <w:rsid w:val="78D00F55"/>
    <w:rsid w:val="794555E7"/>
    <w:rsid w:val="799703BE"/>
    <w:rsid w:val="79C049AA"/>
    <w:rsid w:val="79CC2202"/>
    <w:rsid w:val="79CD0EA3"/>
    <w:rsid w:val="7AC1208A"/>
    <w:rsid w:val="7B3230ED"/>
    <w:rsid w:val="7B413B0D"/>
    <w:rsid w:val="7B4E6013"/>
    <w:rsid w:val="7BB51BEE"/>
    <w:rsid w:val="7BEC403F"/>
    <w:rsid w:val="7C235FB1"/>
    <w:rsid w:val="7C25778B"/>
    <w:rsid w:val="7C935688"/>
    <w:rsid w:val="7D0F3580"/>
    <w:rsid w:val="7DB76772"/>
    <w:rsid w:val="7DC17F0B"/>
    <w:rsid w:val="7EE12C11"/>
    <w:rsid w:val="7F820C84"/>
    <w:rsid w:val="7F8B49AB"/>
    <w:rsid w:val="7FAC50D9"/>
    <w:rsid w:val="7FB06E8E"/>
    <w:rsid w:val="BFB6423C"/>
    <w:rsid w:val="FFBFBD00"/>
    <w:rsid w:val="88E52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imes New Roman (正文 CS 字体)"/>
      <w:kern w:val="2"/>
      <w:sz w:val="24"/>
      <w:szCs w:val="22"/>
      <w:lang w:val="en-US" w:eastAsia="zh-CN" w:bidi="ar-SA"/>
    </w:rPr>
  </w:style>
  <w:style w:type="paragraph" w:styleId="2">
    <w:name w:val="heading 2"/>
    <w:basedOn w:val="1"/>
    <w:next w:val="1"/>
    <w:link w:val="49"/>
    <w:unhideWhenUsed/>
    <w:qFormat/>
    <w:uiPriority w:val="9"/>
    <w:pPr>
      <w:ind w:firstLine="0" w:firstLineChars="0"/>
      <w:outlineLvl w:val="1"/>
    </w:pPr>
    <w:rPr>
      <w:rFonts w:cs="Times New Roman (标题 CS)"/>
      <w:b/>
      <w:bCs/>
      <w:szCs w:val="32"/>
    </w:rPr>
  </w:style>
  <w:style w:type="paragraph" w:styleId="3">
    <w:name w:val="heading 3"/>
    <w:basedOn w:val="1"/>
    <w:next w:val="1"/>
    <w:link w:val="51"/>
    <w:unhideWhenUsed/>
    <w:qFormat/>
    <w:uiPriority w:val="9"/>
    <w:pPr>
      <w:ind w:firstLine="0" w:firstLineChars="0"/>
      <w:jc w:val="left"/>
      <w:outlineLvl w:val="2"/>
    </w:pPr>
    <w:rPr>
      <w:b/>
      <w:bCs/>
      <w:szCs w:val="32"/>
    </w:rPr>
  </w:style>
  <w:style w:type="character" w:default="1" w:styleId="11">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4"/>
    <w:semiHidden/>
    <w:unhideWhenUsed/>
    <w:qFormat/>
    <w:uiPriority w:val="99"/>
    <w:pPr>
      <w:jc w:val="left"/>
    </w:pPr>
  </w:style>
  <w:style w:type="paragraph" w:styleId="5">
    <w:name w:val="Balloon Text"/>
    <w:basedOn w:val="1"/>
    <w:link w:val="55"/>
    <w:semiHidden/>
    <w:unhideWhenUsed/>
    <w:qFormat/>
    <w:uiPriority w:val="99"/>
    <w:pPr>
      <w:spacing w:line="240" w:lineRule="auto"/>
    </w:pPr>
    <w:rPr>
      <w:sz w:val="18"/>
      <w:szCs w:val="18"/>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tabs>
        <w:tab w:val="center" w:pos="4153"/>
        <w:tab w:val="right" w:pos="8306"/>
      </w:tabs>
      <w:snapToGrid w:val="0"/>
      <w:jc w:val="center"/>
    </w:pPr>
    <w:rPr>
      <w:sz w:val="18"/>
      <w:szCs w:val="18"/>
    </w:rPr>
  </w:style>
  <w:style w:type="paragraph" w:styleId="8">
    <w:name w:val="annotation subject"/>
    <w:basedOn w:val="4"/>
    <w:next w:val="4"/>
    <w:link w:val="25"/>
    <w:semiHidden/>
    <w:unhideWhenUsed/>
    <w:qFormat/>
    <w:uiPriority w:val="99"/>
    <w:rPr>
      <w:b/>
      <w:bCs/>
    </w:rPr>
  </w:style>
  <w:style w:type="table" w:styleId="10">
    <w:name w:val="Table Grid"/>
    <w:basedOn w:val="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99"/>
    <w:rPr>
      <w:color w:val="954F72"/>
      <w:u w:val="single"/>
    </w:rPr>
  </w:style>
  <w:style w:type="character" w:styleId="13">
    <w:name w:val="line number"/>
    <w:basedOn w:val="11"/>
    <w:semiHidden/>
    <w:unhideWhenUsed/>
    <w:qFormat/>
    <w:uiPriority w:val="99"/>
  </w:style>
  <w:style w:type="character" w:styleId="14">
    <w:name w:val="Hyperlink"/>
    <w:basedOn w:val="11"/>
    <w:unhideWhenUsed/>
    <w:qFormat/>
    <w:uiPriority w:val="99"/>
    <w:rPr>
      <w:color w:val="0563C1" w:themeColor="hyperlink"/>
      <w:u w:val="single"/>
      <w14:textFill>
        <w14:solidFill>
          <w14:schemeClr w14:val="hlink"/>
        </w14:solidFill>
      </w14:textFill>
    </w:rPr>
  </w:style>
  <w:style w:type="character" w:styleId="15">
    <w:name w:val="annotation reference"/>
    <w:basedOn w:val="11"/>
    <w:semiHidden/>
    <w:unhideWhenUsed/>
    <w:qFormat/>
    <w:uiPriority w:val="99"/>
    <w:rPr>
      <w:sz w:val="21"/>
      <w:szCs w:val="21"/>
    </w:rPr>
  </w:style>
  <w:style w:type="character" w:customStyle="1" w:styleId="16">
    <w:name w:val="页眉 字符"/>
    <w:basedOn w:val="11"/>
    <w:link w:val="7"/>
    <w:qFormat/>
    <w:uiPriority w:val="99"/>
    <w:rPr>
      <w:sz w:val="18"/>
      <w:szCs w:val="18"/>
    </w:rPr>
  </w:style>
  <w:style w:type="character" w:customStyle="1" w:styleId="17">
    <w:name w:val="页脚 字符"/>
    <w:basedOn w:val="11"/>
    <w:link w:val="6"/>
    <w:qFormat/>
    <w:uiPriority w:val="99"/>
    <w:rPr>
      <w:sz w:val="18"/>
      <w:szCs w:val="18"/>
    </w:rPr>
  </w:style>
  <w:style w:type="character" w:styleId="18">
    <w:name w:val="Placeholder Text"/>
    <w:basedOn w:val="11"/>
    <w:semiHidden/>
    <w:qFormat/>
    <w:uiPriority w:val="99"/>
    <w:rPr>
      <w:color w:val="808080"/>
    </w:rPr>
  </w:style>
  <w:style w:type="character" w:customStyle="1" w:styleId="19">
    <w:name w:val="未处理的提及1"/>
    <w:basedOn w:val="11"/>
    <w:semiHidden/>
    <w:unhideWhenUsed/>
    <w:qFormat/>
    <w:uiPriority w:val="99"/>
    <w:rPr>
      <w:color w:val="605E5C"/>
      <w:shd w:val="clear" w:color="auto" w:fill="E1DFDD"/>
    </w:rPr>
  </w:style>
  <w:style w:type="table" w:customStyle="1" w:styleId="20">
    <w:name w:val="无格式表格 21"/>
    <w:basedOn w:val="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21">
    <w:name w:val="List Paragraph"/>
    <w:basedOn w:val="1"/>
    <w:qFormat/>
    <w:uiPriority w:val="34"/>
    <w:pPr>
      <w:ind w:firstLine="420"/>
    </w:pPr>
  </w:style>
  <w:style w:type="paragraph" w:customStyle="1" w:styleId="22">
    <w:name w:val="书目1"/>
    <w:basedOn w:val="1"/>
    <w:next w:val="1"/>
    <w:unhideWhenUsed/>
    <w:qFormat/>
    <w:uiPriority w:val="37"/>
    <w:pPr>
      <w:tabs>
        <w:tab w:val="left" w:pos="264"/>
      </w:tabs>
      <w:spacing w:line="480" w:lineRule="auto"/>
      <w:ind w:left="264" w:hanging="264"/>
    </w:pPr>
  </w:style>
  <w:style w:type="character" w:customStyle="1" w:styleId="23">
    <w:name w:val="未处理的提及2"/>
    <w:basedOn w:val="11"/>
    <w:semiHidden/>
    <w:unhideWhenUsed/>
    <w:qFormat/>
    <w:uiPriority w:val="99"/>
    <w:rPr>
      <w:color w:val="605E5C"/>
      <w:shd w:val="clear" w:color="auto" w:fill="E1DFDD"/>
    </w:rPr>
  </w:style>
  <w:style w:type="character" w:customStyle="1" w:styleId="24">
    <w:name w:val="批注文字 字符"/>
    <w:basedOn w:val="11"/>
    <w:link w:val="4"/>
    <w:semiHidden/>
    <w:qFormat/>
    <w:uiPriority w:val="99"/>
    <w:rPr>
      <w:kern w:val="2"/>
      <w:sz w:val="21"/>
      <w:szCs w:val="22"/>
    </w:rPr>
  </w:style>
  <w:style w:type="character" w:customStyle="1" w:styleId="25">
    <w:name w:val="批注主题 字符"/>
    <w:basedOn w:val="24"/>
    <w:link w:val="8"/>
    <w:semiHidden/>
    <w:qFormat/>
    <w:uiPriority w:val="99"/>
    <w:rPr>
      <w:b/>
      <w:bCs/>
      <w:kern w:val="2"/>
      <w:sz w:val="21"/>
      <w:szCs w:val="22"/>
    </w:rPr>
  </w:style>
  <w:style w:type="paragraph" w:customStyle="1" w:styleId="26">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书目2"/>
    <w:basedOn w:val="1"/>
    <w:next w:val="1"/>
    <w:unhideWhenUsed/>
    <w:qFormat/>
    <w:uiPriority w:val="37"/>
  </w:style>
  <w:style w:type="paragraph" w:customStyle="1" w:styleId="28">
    <w:name w:val="书目3"/>
    <w:basedOn w:val="1"/>
    <w:next w:val="1"/>
    <w:unhideWhenUsed/>
    <w:qFormat/>
    <w:uiPriority w:val="37"/>
  </w:style>
  <w:style w:type="paragraph" w:customStyle="1" w:styleId="29">
    <w:name w:val="修订2"/>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0">
    <w:name w:val="未处理的提及3"/>
    <w:basedOn w:val="11"/>
    <w:semiHidden/>
    <w:unhideWhenUsed/>
    <w:qFormat/>
    <w:uiPriority w:val="99"/>
    <w:rPr>
      <w:color w:val="605E5C"/>
      <w:shd w:val="clear" w:color="auto" w:fill="E1DFDD"/>
    </w:rPr>
  </w:style>
  <w:style w:type="paragraph" w:customStyle="1" w:styleId="31">
    <w:name w:val="书目4"/>
    <w:basedOn w:val="1"/>
    <w:next w:val="1"/>
    <w:unhideWhenUsed/>
    <w:qFormat/>
    <w:uiPriority w:val="37"/>
  </w:style>
  <w:style w:type="character" w:customStyle="1" w:styleId="32">
    <w:name w:val="未处理的提及4"/>
    <w:basedOn w:val="11"/>
    <w:semiHidden/>
    <w:unhideWhenUsed/>
    <w:qFormat/>
    <w:uiPriority w:val="99"/>
    <w:rPr>
      <w:color w:val="605E5C"/>
      <w:shd w:val="clear" w:color="auto" w:fill="E1DFDD"/>
    </w:rPr>
  </w:style>
  <w:style w:type="character" w:customStyle="1" w:styleId="33">
    <w:name w:val="未处理的提及5"/>
    <w:basedOn w:val="11"/>
    <w:semiHidden/>
    <w:unhideWhenUsed/>
    <w:qFormat/>
    <w:uiPriority w:val="99"/>
    <w:rPr>
      <w:color w:val="605E5C"/>
      <w:shd w:val="clear" w:color="auto" w:fill="E1DFDD"/>
    </w:rPr>
  </w:style>
  <w:style w:type="table" w:customStyle="1" w:styleId="34">
    <w:name w:val="无格式表格 22"/>
    <w:basedOn w:val="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5">
    <w:name w:val="H1"/>
    <w:basedOn w:val="1"/>
    <w:qFormat/>
    <w:uiPriority w:val="0"/>
    <w:pPr>
      <w:spacing w:before="480" w:after="230" w:line="225" w:lineRule="exact"/>
    </w:pPr>
    <w:rPr>
      <w:rFonts w:ascii="Arial" w:hAnsi="Arial"/>
      <w:b/>
      <w:sz w:val="22"/>
      <w:lang w:val="en-GB"/>
    </w:rPr>
  </w:style>
  <w:style w:type="paragraph" w:customStyle="1" w:styleId="36">
    <w:name w:val="Acknowledgements"/>
    <w:basedOn w:val="37"/>
    <w:qFormat/>
    <w:uiPriority w:val="0"/>
    <w:pPr>
      <w:spacing w:after="240" w:line="230" w:lineRule="atLeast"/>
    </w:pPr>
  </w:style>
  <w:style w:type="paragraph" w:customStyle="1" w:styleId="37">
    <w:name w:val="P1_without_Indendation"/>
    <w:basedOn w:val="1"/>
    <w:qFormat/>
    <w:uiPriority w:val="0"/>
    <w:pPr>
      <w:spacing w:line="225" w:lineRule="exact"/>
    </w:pPr>
    <w:rPr>
      <w:rFonts w:ascii="Arial" w:hAnsi="Arial"/>
      <w:sz w:val="17"/>
    </w:rPr>
  </w:style>
  <w:style w:type="paragraph" w:customStyle="1" w:styleId="38">
    <w:name w:val="书目5"/>
    <w:basedOn w:val="1"/>
    <w:next w:val="1"/>
    <w:unhideWhenUsed/>
    <w:qFormat/>
    <w:uiPriority w:val="37"/>
  </w:style>
  <w:style w:type="paragraph" w:customStyle="1" w:styleId="39">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0">
    <w:name w:val="EndNote Bibliography Title"/>
    <w:basedOn w:val="1"/>
    <w:link w:val="41"/>
    <w:qFormat/>
    <w:uiPriority w:val="0"/>
    <w:pPr>
      <w:jc w:val="center"/>
    </w:pPr>
    <w:rPr>
      <w:rFonts w:ascii="等线" w:hAnsi="等线" w:eastAsia="等线"/>
      <w:sz w:val="20"/>
    </w:rPr>
  </w:style>
  <w:style w:type="character" w:customStyle="1" w:styleId="41">
    <w:name w:val="EndNote Bibliography Title 字符"/>
    <w:basedOn w:val="11"/>
    <w:link w:val="40"/>
    <w:qFormat/>
    <w:uiPriority w:val="0"/>
    <w:rPr>
      <w:rFonts w:ascii="等线" w:hAnsi="等线" w:eastAsia="等线" w:cstheme="minorBidi"/>
      <w:kern w:val="2"/>
      <w:szCs w:val="22"/>
    </w:rPr>
  </w:style>
  <w:style w:type="paragraph" w:customStyle="1" w:styleId="42">
    <w:name w:val="EndNote Bibliography"/>
    <w:basedOn w:val="1"/>
    <w:link w:val="43"/>
    <w:qFormat/>
    <w:uiPriority w:val="0"/>
    <w:rPr>
      <w:rFonts w:ascii="等线" w:hAnsi="等线" w:eastAsia="等线"/>
      <w:sz w:val="20"/>
    </w:rPr>
  </w:style>
  <w:style w:type="character" w:customStyle="1" w:styleId="43">
    <w:name w:val="EndNote Bibliography 字符"/>
    <w:basedOn w:val="11"/>
    <w:link w:val="42"/>
    <w:qFormat/>
    <w:uiPriority w:val="0"/>
    <w:rPr>
      <w:rFonts w:ascii="等线" w:hAnsi="等线" w:eastAsia="等线" w:cstheme="minorBidi"/>
      <w:kern w:val="2"/>
      <w:szCs w:val="22"/>
    </w:rPr>
  </w:style>
  <w:style w:type="paragraph" w:customStyle="1" w:styleId="44">
    <w:name w:val="书目6"/>
    <w:basedOn w:val="1"/>
    <w:next w:val="1"/>
    <w:unhideWhenUsed/>
    <w:qFormat/>
    <w:uiPriority w:val="37"/>
  </w:style>
  <w:style w:type="paragraph" w:customStyle="1" w:styleId="45">
    <w:name w:val="书目7"/>
    <w:basedOn w:val="1"/>
    <w:next w:val="1"/>
    <w:unhideWhenUsed/>
    <w:qFormat/>
    <w:uiPriority w:val="37"/>
  </w:style>
  <w:style w:type="paragraph" w:customStyle="1" w:styleId="46">
    <w:name w:val="书目8"/>
    <w:basedOn w:val="1"/>
    <w:next w:val="1"/>
    <w:unhideWhenUsed/>
    <w:qFormat/>
    <w:uiPriority w:val="37"/>
    <w:pPr>
      <w:spacing w:after="240"/>
      <w:ind w:left="720" w:hanging="720"/>
    </w:pPr>
  </w:style>
  <w:style w:type="paragraph" w:customStyle="1" w:styleId="47">
    <w:name w:val="书目9"/>
    <w:basedOn w:val="1"/>
    <w:next w:val="1"/>
    <w:unhideWhenUsed/>
    <w:qFormat/>
    <w:uiPriority w:val="37"/>
    <w:pPr>
      <w:tabs>
        <w:tab w:val="left" w:pos="504"/>
      </w:tabs>
      <w:ind w:left="504" w:hanging="504"/>
    </w:pPr>
  </w:style>
  <w:style w:type="paragraph" w:customStyle="1" w:styleId="48">
    <w:name w:val="书目10"/>
    <w:basedOn w:val="1"/>
    <w:next w:val="1"/>
    <w:unhideWhenUsed/>
    <w:qFormat/>
    <w:uiPriority w:val="37"/>
  </w:style>
  <w:style w:type="character" w:customStyle="1" w:styleId="49">
    <w:name w:val="标题 2 字符"/>
    <w:basedOn w:val="11"/>
    <w:link w:val="2"/>
    <w:qFormat/>
    <w:uiPriority w:val="9"/>
    <w:rPr>
      <w:rFonts w:eastAsia="仿宋" w:cs="Times New Roman (标题 CS)"/>
      <w:b/>
      <w:bCs/>
      <w:kern w:val="2"/>
      <w:sz w:val="24"/>
      <w:szCs w:val="32"/>
    </w:rPr>
  </w:style>
  <w:style w:type="paragraph" w:customStyle="1" w:styleId="50">
    <w:name w:val="图例"/>
    <w:basedOn w:val="1"/>
    <w:qFormat/>
    <w:uiPriority w:val="0"/>
    <w:pPr>
      <w:spacing w:line="240" w:lineRule="atLeast"/>
      <w:ind w:firstLine="0" w:firstLineChars="0"/>
      <w:jc w:val="center"/>
    </w:pPr>
    <w:rPr>
      <w:rFonts w:cs="Times New Roman"/>
      <w:sz w:val="21"/>
    </w:rPr>
  </w:style>
  <w:style w:type="character" w:customStyle="1" w:styleId="51">
    <w:name w:val="标题 3 字符"/>
    <w:basedOn w:val="11"/>
    <w:link w:val="3"/>
    <w:qFormat/>
    <w:uiPriority w:val="9"/>
    <w:rPr>
      <w:rFonts w:eastAsia="仿宋" w:cs="Times New Roman (正文 CS 字体)"/>
      <w:b/>
      <w:bCs/>
      <w:kern w:val="2"/>
      <w:sz w:val="24"/>
      <w:szCs w:val="32"/>
    </w:rPr>
  </w:style>
  <w:style w:type="character" w:customStyle="1" w:styleId="52">
    <w:name w:val="未处理的提及6"/>
    <w:basedOn w:val="11"/>
    <w:semiHidden/>
    <w:unhideWhenUsed/>
    <w:qFormat/>
    <w:uiPriority w:val="99"/>
    <w:rPr>
      <w:color w:val="605E5C"/>
      <w:shd w:val="clear" w:color="auto" w:fill="E1DFDD"/>
    </w:rPr>
  </w:style>
  <w:style w:type="paragraph" w:customStyle="1" w:styleId="53">
    <w:name w:val="书目11"/>
    <w:basedOn w:val="1"/>
    <w:next w:val="1"/>
    <w:unhideWhenUsed/>
    <w:qFormat/>
    <w:uiPriority w:val="37"/>
  </w:style>
  <w:style w:type="paragraph" w:customStyle="1" w:styleId="54">
    <w:name w:val="修订4"/>
    <w:hidden/>
    <w:semiHidden/>
    <w:qFormat/>
    <w:uiPriority w:val="99"/>
    <w:rPr>
      <w:rFonts w:ascii="Times New Roman" w:hAnsi="Times New Roman" w:eastAsia="仿宋" w:cs="Times New Roman (正文 CS 字体)"/>
      <w:kern w:val="2"/>
      <w:sz w:val="24"/>
      <w:szCs w:val="22"/>
      <w:lang w:val="en-US" w:eastAsia="zh-CN" w:bidi="ar-SA"/>
    </w:rPr>
  </w:style>
  <w:style w:type="character" w:customStyle="1" w:styleId="55">
    <w:name w:val="批注框文本 字符"/>
    <w:basedOn w:val="11"/>
    <w:link w:val="5"/>
    <w:semiHidden/>
    <w:qFormat/>
    <w:uiPriority w:val="99"/>
    <w:rPr>
      <w:rFonts w:eastAsia="仿宋" w:cs="Times New Roman (正文 CS 字体)"/>
      <w:kern w:val="2"/>
      <w:sz w:val="18"/>
      <w:szCs w:val="18"/>
    </w:rPr>
  </w:style>
  <w:style w:type="character" w:customStyle="1" w:styleId="56">
    <w:name w:val="未处理的提及7"/>
    <w:basedOn w:val="11"/>
    <w:semiHidden/>
    <w:unhideWhenUsed/>
    <w:qFormat/>
    <w:uiPriority w:val="99"/>
    <w:rPr>
      <w:color w:val="605E5C"/>
      <w:shd w:val="clear" w:color="auto" w:fill="E1DFDD"/>
    </w:rPr>
  </w:style>
  <w:style w:type="paragraph" w:customStyle="1" w:styleId="57">
    <w:name w:val="书目12"/>
    <w:basedOn w:val="1"/>
    <w:next w:val="1"/>
    <w:unhideWhenUsed/>
    <w:qFormat/>
    <w:uiPriority w:val="37"/>
  </w:style>
  <w:style w:type="character" w:customStyle="1" w:styleId="58">
    <w:name w:val="未处理的提及8"/>
    <w:basedOn w:val="11"/>
    <w:semiHidden/>
    <w:unhideWhenUsed/>
    <w:qFormat/>
    <w:uiPriority w:val="99"/>
    <w:rPr>
      <w:color w:val="605E5C"/>
      <w:shd w:val="clear" w:color="auto" w:fill="E1DFDD"/>
    </w:rPr>
  </w:style>
  <w:style w:type="paragraph" w:customStyle="1" w:styleId="59">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AF7404-48B2-4CFD-97B0-7059D2A84A1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4205</Words>
  <Characters>28691</Characters>
  <Lines>515</Lines>
  <Paragraphs>145</Paragraphs>
  <TotalTime>154</TotalTime>
  <ScaleCrop>false</ScaleCrop>
  <LinksUpToDate>false</LinksUpToDate>
  <CharactersWithSpaces>32788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2025-04-01T15:55:00Z</dcterms:created>
  <dc:creator>chensi</dc:creator>
  <cp:lastModifiedBy>思思</cp:lastModifiedBy>
  <dcterms:modified xsi:type="dcterms:W3CDTF">2026-03-02T06:10:43Z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F82EC095D2C14C22A5D53D4932290C9E_13</vt:lpwstr>
  </property>
  <property fmtid="{D5CDD505-2E9C-101B-9397-08002B2CF9AE}" pid="4" name="ZOTERO_PREF_1">
    <vt:lpwstr>&lt;data data-version="3" zotero-version="7.0.32"&gt;&lt;session id="pn4TdB4D"/&gt;&lt;style id="http://www.zotero.org/styles/journal-of-chemical-information-and-modeling" hasBibliography="1" bibliographyStyleHasBeenSet="1"/&gt;&lt;prefs&gt;&lt;pref name="fieldType" value="Field"/&gt;</vt:lpwstr>
  </property>
  <property fmtid="{D5CDD505-2E9C-101B-9397-08002B2CF9AE}" pid="5" name="ZOTERO_PREF_2">
    <vt:lpwstr>&lt;pref name="delayCitationUpdates" value="true"/&gt;&lt;/prefs&gt;&lt;/data&gt;</vt:lpwstr>
  </property>
  <property fmtid="{D5CDD505-2E9C-101B-9397-08002B2CF9AE}" pid="6" name="KSOTemplateDocerSaveRecord">
    <vt:lpwstr>eyJoZGlkIjoiNmJhNDU1MDliMzAxODZjOWQ1ODVmYTFkZWE4MzRhZmYiLCJ1c2VySWQiOiI3MDA0OTY1MDcifQ==</vt:lpwstr>
  </property>
</Properties>
</file>